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54"/>
          <w:szCs w:val="54"/>
        </w:rPr>
      </w:pPr>
      <w:r w:rsidDel="00000000" w:rsidR="00000000" w:rsidRPr="00000000">
        <w:rPr>
          <w:b w:val="1"/>
          <w:bCs w:val="1"/>
          <w:sz w:val="26"/>
          <w:szCs w:val="26"/>
          <w:rtl w:val="0"/>
        </w:rPr>
        <w:t xml:space="preserve">[ </w:t>
      </w:r>
      <w:r w:rsidDel="00000000" w:rsidR="00000000" w:rsidRPr="00000000">
        <w:rPr>
          <w:b w:val="1"/>
          <w:bCs w:val="1"/>
          <w:sz w:val="26"/>
          <w:szCs w:val="26"/>
          <w:highlight w:val="yellow"/>
          <w:rtl w:val="0"/>
        </w:rPr>
        <w:t xml:space="preserve">REMOVE BEFORE PUBLISHING – Rubric to-do list</w:t>
      </w:r>
      <w:r w:rsidDel="00000000" w:rsidR="00000000" w:rsidRPr="00000000">
        <w:rPr>
          <w:sz w:val="26"/>
          <w:szCs w:val="26"/>
          <w:highlight w:val="yellow"/>
          <w:rtl w:val="0"/>
        </w:rPr>
        <w:t xml:space="preserve">: </w:t>
      </w:r>
      <w:hyperlink r:id="rId7">
        <w:r w:rsidDel="00000000" w:rsidR="00000000" w:rsidRPr="00000000">
          <w:rPr>
            <w:color w:val="1155cc"/>
            <w:sz w:val="26"/>
            <w:szCs w:val="26"/>
            <w:highlight w:val="yellow"/>
            <w:u w:val="single"/>
            <w:rtl w:val="0"/>
          </w:rPr>
          <w:t xml:space="preserve">https://tinyurl.com/3j8u9ep3</w:t>
        </w:r>
      </w:hyperlink>
      <w:r w:rsidDel="00000000" w:rsidR="00000000" w:rsidRPr="00000000">
        <w:rPr>
          <w:sz w:val="26"/>
          <w:szCs w:val="26"/>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2">
      <w:pPr>
        <w:pStyle w:val="Title"/>
        <w:jc w:val="center"/>
        <w:rPr>
          <w:b w:val="1"/>
          <w:bCs w:val="1"/>
          <w:sz w:val="22"/>
          <w:szCs w:val="22"/>
        </w:rPr>
      </w:pPr>
      <w:bookmarkStart w:colFirst="0" w:colLast="0" w:name="_fk1hmqbi2ygi" w:id="0"/>
      <w:bookmarkEnd w:id="0"/>
      <w:r w:rsidDel="00000000" w:rsidR="00000000" w:rsidRPr="00000000">
        <w:rPr>
          <w:b w:val="1"/>
          <w:bCs w:val="1"/>
          <w:sz w:val="50"/>
          <w:szCs w:val="50"/>
          <w:rtl w:val="0"/>
        </w:rPr>
        <w:t xml:space="preserve">Rubric for human review of </w:t>
        <w:br w:type="textWrapping"/>
      </w:r>
      <w:r w:rsidDel="00000000" w:rsidR="00000000" w:rsidRPr="00000000">
        <w:rPr>
          <w:b w:val="1"/>
          <w:bCs w:val="1"/>
          <w:sz w:val="50"/>
          <w:szCs w:val="50"/>
          <w:rtl w:val="0"/>
        </w:rPr>
        <w:t xml:space="preserve">AI-readiness</w:t>
      </w:r>
      <w:r w:rsidDel="00000000" w:rsidR="00000000" w:rsidRPr="00000000">
        <w:rPr>
          <w:b w:val="1"/>
          <w:bCs w:val="1"/>
          <w:sz w:val="50"/>
          <w:szCs w:val="50"/>
          <w:rtl w:val="0"/>
        </w:rPr>
        <w:t xml:space="preserve"> evaluation criteria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Version</w:t>
      </w:r>
      <w:r w:rsidDel="00000000" w:rsidR="00000000" w:rsidRPr="00000000">
        <w:rPr>
          <w:rtl w:val="0"/>
        </w:rPr>
        <w:t xml:space="preserve"> 1.5 | </w:t>
      </w:r>
      <w:r w:rsidDel="00000000" w:rsidR="00000000" w:rsidRPr="00000000">
        <w:rPr>
          <w:b w:val="1"/>
          <w:bCs w:val="1"/>
          <w:rtl w:val="0"/>
        </w:rPr>
        <w:t xml:space="preserve">Date</w:t>
      </w:r>
      <w:r w:rsidDel="00000000" w:rsidR="00000000" w:rsidRPr="00000000">
        <w:rPr>
          <w:rtl w:val="0"/>
        </w:rPr>
        <w:t xml:space="preserve">: 2026-08-2</w:t>
      </w:r>
      <w:r w:rsidDel="00000000" w:rsidR="00000000" w:rsidRPr="00000000">
        <w:rPr>
          <w:rtl w:val="0"/>
        </w:rPr>
        <w:t xml:space="preserve">9 | </w:t>
      </w:r>
      <w:r w:rsidDel="00000000" w:rsidR="00000000" w:rsidRPr="00000000">
        <w:rPr>
          <w:b w:val="1"/>
          <w:bCs w:val="1"/>
          <w:rtl w:val="0"/>
        </w:rPr>
        <w:t xml:space="preserve">Authors: </w:t>
      </w:r>
      <w:r w:rsidDel="00000000" w:rsidR="00000000" w:rsidRPr="00000000">
        <w:rPr>
          <w:rtl w:val="0"/>
        </w:rPr>
        <w:t xml:space="preserve">Timothy Clark (</w:t>
      </w:r>
      <w:hyperlink r:id="rId8">
        <w:r w:rsidDel="00000000" w:rsidR="00000000" w:rsidRPr="00000000">
          <w:rPr>
            <w:color w:val="1155cc"/>
            <w:u w:val="single"/>
            <w:rtl w:val="0"/>
          </w:rPr>
          <w:t xml:space="preserve">ORCID</w:t>
        </w:r>
      </w:hyperlink>
      <w:r w:rsidDel="00000000" w:rsidR="00000000" w:rsidRPr="00000000">
        <w:rPr>
          <w:rtl w:val="0"/>
        </w:rPr>
        <w:t xml:space="preserve">), Mónica Muñoz Torres (</w:t>
      </w:r>
      <w:hyperlink r:id="rId9">
        <w:r w:rsidDel="00000000" w:rsidR="00000000" w:rsidRPr="00000000">
          <w:rPr>
            <w:color w:val="1155cc"/>
            <w:u w:val="single"/>
            <w:rtl w:val="0"/>
          </w:rPr>
          <w:t xml:space="preserve">ORCID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pStyle w:val="Heading1"/>
        <w:keepNext w:val="0"/>
        <w:keepLines w:val="0"/>
        <w:widowControl w:val="0"/>
        <w:spacing w:after="0" w:before="0" w:line="300" w:lineRule="auto"/>
        <w:ind w:left="0" w:firstLine="0"/>
        <w:rPr>
          <w:sz w:val="22"/>
          <w:szCs w:val="22"/>
        </w:rPr>
      </w:pPr>
      <w:bookmarkStart w:colFirst="0" w:colLast="0" w:name="_m8o2pji5j0ef" w:id="1"/>
      <w:bookmarkEnd w:id="1"/>
      <w:r w:rsidDel="00000000" w:rsidR="00000000" w:rsidRPr="00000000">
        <w:rPr>
          <w:rtl w:val="0"/>
        </w:rPr>
      </w:r>
    </w:p>
    <w:sdt>
      <w:sdtPr>
        <w:id w:val="-1435740523"/>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b w:val="1"/>
              <w:bCs w:val="1"/>
              <w:sz w:val="28"/>
              <w:szCs w:val="28"/>
              <w:rtl w:val="0"/>
            </w:rPr>
            <w:t xml:space="preserve">Table of Contents</w:t>
          </w:r>
          <w:r w:rsidDel="00000000" w:rsidR="00000000" w:rsidRPr="00000000">
            <w:rPr>
              <w:sz w:val="24"/>
              <w:szCs w:val="24"/>
              <w:rtl w:val="0"/>
            </w:rPr>
            <w:br w:type="textWrapping"/>
          </w:r>
          <w:hyperlink w:anchor="_m8o2pji5j0ef">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1wjck8x9yvms">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0. FAIRness ** Gating **</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tactm9wefd1v">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1. Provenance ** Gating **</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xxnnoa1kmpcz">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2. Characterization</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xfer4lgior5f">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3. Pre-model Explainability</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yzkj05m1k948">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4. Ethics  ** Gating **</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78yyq4f65c5s">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5. Sustainability</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u w:val="single"/>
              <w:shd w:fill="auto" w:val="clear"/>
              <w:vertAlign w:val="baseline"/>
            </w:rPr>
          </w:pPr>
          <w:hyperlink w:anchor="_kjeluxbmpwbk">
            <w:r w:rsidDel="00000000" w:rsidR="00000000" w:rsidRPr="00000000">
              <w:rPr>
                <w:rFonts w:ascii="Arial" w:cs="Arial" w:eastAsia="Arial" w:hAnsi="Arial"/>
                <w:b w:val="0"/>
                <w:bCs w:val="0"/>
                <w:i w:val="0"/>
                <w:iCs w:val="0"/>
                <w:smallCaps w:val="0"/>
                <w:strike w:val="0"/>
                <w:color w:val="1155cc"/>
                <w:u w:val="single"/>
                <w:shd w:fill="auto" w:val="clear"/>
                <w:vertAlign w:val="baseline"/>
                <w:rtl w:val="0"/>
              </w:rPr>
              <w:t xml:space="preserve">6. Computability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1"/>
        <w:widowControl w:val="0"/>
        <w:spacing w:line="300" w:lineRule="auto"/>
        <w:rPr>
          <w:b w:val="1"/>
          <w:bCs w:val="1"/>
        </w:rPr>
      </w:pPr>
      <w:bookmarkStart w:colFirst="0" w:colLast="0" w:name="_m8o2pji5j0ef" w:id="1"/>
      <w:bookmarkEnd w:id="1"/>
      <w:r w:rsidDel="00000000" w:rsidR="00000000" w:rsidRPr="00000000">
        <w:rPr>
          <w:b w:val="1"/>
          <w:bCs w:val="1"/>
          <w:rtl w:val="0"/>
        </w:rPr>
        <w:t xml:space="preserve">Introduction</w:t>
      </w:r>
    </w:p>
    <w:p w:rsidR="00000000" w:rsidDel="00000000" w:rsidP="00000000" w:rsidRDefault="00000000" w:rsidRPr="00000000" w14:paraId="0000000E">
      <w:pPr>
        <w:widowControl w:val="0"/>
        <w:numPr>
          <w:ilvl w:val="0"/>
          <w:numId w:val="40"/>
        </w:numPr>
        <w:spacing w:after="40" w:before="40" w:line="276" w:lineRule="auto"/>
        <w:ind w:left="720" w:hanging="360"/>
        <w:rPr/>
      </w:pPr>
      <w:r w:rsidDel="00000000" w:rsidR="00000000" w:rsidRPr="00000000">
        <w:rPr>
          <w:b w:val="1"/>
          <w:bCs w:val="1"/>
          <w:rtl w:val="0"/>
        </w:rPr>
        <w:t xml:space="preserve">Objective:</w:t>
      </w:r>
      <w:r w:rsidDel="00000000" w:rsidR="00000000" w:rsidRPr="00000000">
        <w:rPr>
          <w:rtl w:val="0"/>
        </w:rPr>
        <w:t xml:space="preserve"> This rubric helps to </w:t>
      </w:r>
      <w:r w:rsidDel="00000000" w:rsidR="00000000" w:rsidRPr="00000000">
        <w:rPr>
          <w:rtl w:val="0"/>
        </w:rPr>
        <w:t xml:space="preserve">easily</w:t>
      </w:r>
      <w:r w:rsidDel="00000000" w:rsidR="00000000" w:rsidRPr="00000000">
        <w:rPr>
          <w:rtl w:val="0"/>
        </w:rPr>
        <w:t xml:space="preserve"> assess whether a dataset is sufficiently prepared for AI/ML applications, emphasizing that data quality and reproducibility are foundational to reliable AI outcomes. It accompanies our “</w:t>
      </w:r>
      <w:r w:rsidDel="00000000" w:rsidR="00000000" w:rsidRPr="00000000">
        <w:rPr>
          <w:i w:val="1"/>
          <w:iCs w:val="1"/>
          <w:rtl w:val="0"/>
        </w:rPr>
        <w:t xml:space="preserve">AI-readiness Criteria for Biomedical Data,</w:t>
      </w:r>
      <w:r w:rsidDel="00000000" w:rsidR="00000000" w:rsidRPr="00000000">
        <w:rPr>
          <w:rtl w:val="0"/>
        </w:rPr>
        <w:t xml:space="preserve">” </w:t>
      </w:r>
      <w:hyperlink r:id="rId10">
        <w:r w:rsidDel="00000000" w:rsidR="00000000" w:rsidRPr="00000000">
          <w:rPr>
            <w:color w:val="1155cc"/>
            <w:u w:val="single"/>
            <w:rtl w:val="0"/>
          </w:rPr>
          <w:t xml:space="preserve">https://www.biorxiv.org/content/10.1101/2024.10.23.619844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widowControl w:val="0"/>
        <w:numPr>
          <w:ilvl w:val="0"/>
          <w:numId w:val="40"/>
        </w:numPr>
        <w:spacing w:after="40" w:before="40" w:line="276" w:lineRule="auto"/>
        <w:ind w:left="720" w:hanging="360"/>
        <w:rPr/>
      </w:pPr>
      <w:r w:rsidDel="00000000" w:rsidR="00000000" w:rsidRPr="00000000">
        <w:rPr>
          <w:b w:val="1"/>
          <w:bCs w:val="1"/>
          <w:rtl w:val="0"/>
        </w:rPr>
        <w:t xml:space="preserve">Structure:</w:t>
      </w:r>
      <w:r w:rsidDel="00000000" w:rsidR="00000000" w:rsidRPr="00000000">
        <w:rPr>
          <w:rtl w:val="0"/>
        </w:rPr>
        <w:t xml:space="preserve"> Evaluation is structured around the seven core domains described in the manuscript linked above, each with a collection of criteria. In this rubric, each criterion includes a description (“</w:t>
      </w:r>
      <w:r w:rsidDel="00000000" w:rsidR="00000000" w:rsidRPr="00000000">
        <w:rPr>
          <w:i w:val="1"/>
          <w:iCs w:val="1"/>
          <w:rtl w:val="0"/>
        </w:rPr>
        <w:t xml:space="preserve">Practice</w:t>
      </w:r>
      <w:r w:rsidDel="00000000" w:rsidR="00000000" w:rsidRPr="00000000">
        <w:rPr>
          <w:rtl w:val="0"/>
        </w:rPr>
        <w:t xml:space="preserve">”), specific questions to guide reviewers, and a clear scoring system (0–2) to quantify AI-readiness.</w:t>
      </w:r>
    </w:p>
    <w:p w:rsidR="00000000" w:rsidDel="00000000" w:rsidP="00000000" w:rsidRDefault="00000000" w:rsidRPr="00000000" w14:paraId="00000010">
      <w:pPr>
        <w:widowControl w:val="0"/>
        <w:numPr>
          <w:ilvl w:val="0"/>
          <w:numId w:val="40"/>
        </w:numPr>
        <w:spacing w:after="40" w:before="40" w:line="276" w:lineRule="auto"/>
        <w:ind w:left="720" w:hanging="360"/>
        <w:rPr>
          <w:ins w:author="Tim Clark" w:id="0" w:date="2026-08-31T13:01:57Z"/>
        </w:rPr>
      </w:pPr>
      <w:r w:rsidDel="00000000" w:rsidR="00000000" w:rsidRPr="00000000">
        <w:rPr>
          <w:b w:val="1"/>
          <w:bCs w:val="1"/>
          <w:rtl w:val="0"/>
        </w:rPr>
        <w:t xml:space="preserve">Glossary</w:t>
      </w:r>
      <w:r w:rsidDel="00000000" w:rsidR="00000000" w:rsidRPr="00000000">
        <w:rPr>
          <w:rtl w:val="0"/>
        </w:rPr>
        <w:t xml:space="preserve">: </w:t>
      </w:r>
      <w:ins w:author="Tim Clark" w:id="0" w:date="2026-08-31T13:01:57Z">
        <w:r w:rsidDel="00000000" w:rsidR="00000000" w:rsidRPr="00000000">
          <w:rPr>
            <w:rtl w:val="0"/>
          </w:rPr>
        </w:r>
      </w:ins>
    </w:p>
    <w:p w:rsidR="00000000" w:rsidDel="00000000" w:rsidP="00000000" w:rsidRDefault="00000000" w:rsidRPr="00000000" w14:paraId="00000011">
      <w:pPr>
        <w:widowControl w:val="0"/>
        <w:numPr>
          <w:ilvl w:val="1"/>
          <w:numId w:val="40"/>
        </w:numPr>
        <w:spacing w:after="40" w:lineRule="auto"/>
        <w:ind w:left="1170" w:hanging="270"/>
        <w:rPr>
          <w:rFonts w:ascii="Arial" w:cs="Arial" w:eastAsia="Arial" w:hAnsi="Arial"/>
          <w:b w:val="0"/>
          <w:bCs w:val="0"/>
          <w:i w:val="0"/>
          <w:iCs w:val="0"/>
          <w:smallCaps w:val="0"/>
          <w:strike w:val="0"/>
          <w:color w:val="000000"/>
          <w:sz w:val="22"/>
          <w:szCs w:val="22"/>
          <w:u w:val="none"/>
          <w:shd w:fill="auto" w:val="clear"/>
          <w:vertAlign w:val="baseline"/>
          <w:rPrChange w:author="Tim Clark" w:id="1" w:date="2026-08-31T13:01:57Z">
            <w:rPr/>
          </w:rPrChange>
        </w:rPr>
        <w:pPrChange w:author="Tim Clark" w:id="0" w:date="2026-08-31T13:01:57Z">
          <w:pPr>
            <w:widowControl w:val="0"/>
            <w:numPr>
              <w:ilvl w:val="0"/>
              <w:numId w:val="40"/>
            </w:numPr>
            <w:spacing w:after="40" w:before="40" w:line="276" w:lineRule="auto"/>
            <w:ind w:left="720" w:hanging="360"/>
          </w:pPr>
        </w:pPrChange>
      </w:pPr>
      <w:ins w:author="Tim Clark" w:id="0" w:date="2026-08-31T13:01:57Z">
        <w:r w:rsidDel="00000000" w:rsidR="00000000" w:rsidRPr="00000000">
          <w:rPr>
            <w:i w:val="1"/>
            <w:iCs w:val="1"/>
            <w:u w:val="single"/>
            <w:rtl w:val="0"/>
            <w:rPrChange w:author="Tim Clark" w:id="1" w:date="2026-08-31T13:01:57Z">
              <w:rPr/>
            </w:rPrChange>
          </w:rPr>
          <w:t xml:space="preserve">Criteria</w:t>
        </w:r>
        <w:r w:rsidDel="00000000" w:rsidR="00000000" w:rsidRPr="00000000">
          <w:rPr>
            <w:rtl w:val="0"/>
            <w:rPrChange w:author="Tim Clark" w:id="1" w:date="2026-08-31T13:01:57Z">
              <w:rPr/>
            </w:rPrChange>
          </w:rPr>
          <w:t xml:space="preserve"> are each of the sub-items to be scored. </w:t>
        </w:r>
      </w:ins>
      <w:r w:rsidDel="00000000" w:rsidR="00000000" w:rsidRPr="00000000">
        <w:rPr>
          <w:rtl w:val="0"/>
        </w:rPr>
      </w:r>
    </w:p>
    <w:p w:rsidR="00000000" w:rsidDel="00000000" w:rsidP="00000000" w:rsidRDefault="00000000" w:rsidRPr="00000000" w14:paraId="00000012">
      <w:pPr>
        <w:widowControl w:val="0"/>
        <w:numPr>
          <w:ilvl w:val="1"/>
          <w:numId w:val="40"/>
        </w:numPr>
        <w:spacing w:after="40" w:line="276" w:lineRule="auto"/>
        <w:ind w:left="1170" w:hanging="270"/>
        <w:rPr>
          <w:rPrChange w:author="Tim Clark" w:id="2" w:date="2026-08-31T13:02:19Z">
            <w:rPr/>
          </w:rPrChange>
        </w:rPr>
        <w:pPrChange w:author="Tim Clark" w:id="0" w:date="2026-08-31T13:02:19Z">
          <w:pPr>
            <w:widowControl w:val="0"/>
            <w:numPr>
              <w:ilvl w:val="1"/>
              <w:numId w:val="40"/>
            </w:numPr>
            <w:spacing w:after="40" w:line="276" w:lineRule="auto"/>
            <w:ind w:left="1170" w:hanging="270"/>
          </w:pPr>
        </w:pPrChange>
      </w:pPr>
      <w:r w:rsidDel="00000000" w:rsidR="00000000" w:rsidRPr="00000000">
        <w:rPr>
          <w:i w:val="1"/>
          <w:iCs w:val="1"/>
          <w:u w:val="single"/>
          <w:rtl w:val="0"/>
        </w:rPr>
        <w:t xml:space="preserve">Domains</w:t>
      </w:r>
      <w:r w:rsidDel="00000000" w:rsidR="00000000" w:rsidRPr="00000000">
        <w:rPr>
          <w:rtl w:val="0"/>
        </w:rPr>
        <w:t xml:space="preserve"> are the seven major axes of evaluation, as described in the manuscript. </w:t>
      </w:r>
    </w:p>
    <w:p w:rsidR="00000000" w:rsidDel="00000000" w:rsidP="00000000" w:rsidRDefault="00000000" w:rsidRPr="00000000" w14:paraId="00000013">
      <w:pPr>
        <w:widowControl w:val="0"/>
        <w:numPr>
          <w:ilvl w:val="1"/>
          <w:numId w:val="40"/>
        </w:numPr>
        <w:spacing w:after="40" w:line="276" w:lineRule="auto"/>
        <w:ind w:left="1170" w:hanging="270"/>
        <w:rPr/>
      </w:pPr>
      <w:del w:author="Tim Clark" w:id="3" w:date="2026-08-31T13:01:56Z">
        <w:r w:rsidDel="00000000" w:rsidR="00000000" w:rsidRPr="00000000">
          <w:rPr>
            <w:i w:val="1"/>
            <w:iCs w:val="1"/>
            <w:u w:val="single"/>
            <w:rtl w:val="0"/>
          </w:rPr>
          <w:delText xml:space="preserve">C</w:delText>
        </w:r>
        <w:r w:rsidDel="00000000" w:rsidR="00000000" w:rsidRPr="00000000">
          <w:rPr>
            <w:i w:val="1"/>
            <w:iCs w:val="1"/>
            <w:u w:val="single"/>
            <w:rtl w:val="0"/>
          </w:rPr>
          <w:delText xml:space="preserve">riteria</w:delText>
        </w:r>
        <w:r w:rsidDel="00000000" w:rsidR="00000000" w:rsidRPr="00000000">
          <w:rPr>
            <w:rtl w:val="0"/>
          </w:rPr>
          <w:delText xml:space="preserve"> are each of the sub-items to be scored. </w:delText>
        </w:r>
      </w:del>
      <w:r w:rsidDel="00000000" w:rsidR="00000000" w:rsidRPr="00000000">
        <w:rPr>
          <w:rtl w:val="0"/>
        </w:rPr>
      </w:r>
    </w:p>
    <w:p w:rsidR="00000000" w:rsidDel="00000000" w:rsidP="00000000" w:rsidRDefault="00000000" w:rsidRPr="00000000" w14:paraId="00000014">
      <w:pPr>
        <w:widowControl w:val="0"/>
        <w:numPr>
          <w:ilvl w:val="1"/>
          <w:numId w:val="40"/>
        </w:numPr>
        <w:spacing w:after="40" w:line="276" w:lineRule="auto"/>
        <w:ind w:left="1170" w:hanging="270"/>
        <w:rPr/>
      </w:pPr>
      <w:r w:rsidDel="00000000" w:rsidR="00000000" w:rsidRPr="00000000">
        <w:rPr>
          <w:i w:val="1"/>
          <w:iCs w:val="1"/>
          <w:u w:val="single"/>
          <w:rtl w:val="0"/>
        </w:rPr>
        <w:t xml:space="preserve">Gating</w:t>
      </w:r>
      <w:r w:rsidDel="00000000" w:rsidR="00000000" w:rsidRPr="00000000">
        <w:rPr>
          <w:rtl w:val="0"/>
        </w:rPr>
        <w:t xml:space="preserve"> is the process that defines </w:t>
      </w:r>
      <w:r w:rsidDel="00000000" w:rsidR="00000000" w:rsidRPr="00000000">
        <w:rPr>
          <w:rtl w:val="0"/>
        </w:rPr>
        <w:t xml:space="preserve">domains or criteria whose failure critically undermines the AI-readiness of the entire dataset. </w:t>
      </w:r>
    </w:p>
    <w:p w:rsidR="00000000" w:rsidDel="00000000" w:rsidP="00000000" w:rsidRDefault="00000000" w:rsidRPr="00000000" w14:paraId="00000015">
      <w:pPr>
        <w:widowControl w:val="0"/>
        <w:numPr>
          <w:ilvl w:val="1"/>
          <w:numId w:val="40"/>
        </w:numPr>
        <w:spacing w:after="40" w:line="276" w:lineRule="auto"/>
        <w:ind w:left="1170" w:hanging="270"/>
        <w:rPr/>
      </w:pPr>
      <w:r w:rsidDel="00000000" w:rsidR="00000000" w:rsidRPr="00000000">
        <w:rPr>
          <w:i w:val="1"/>
          <w:iCs w:val="1"/>
          <w:u w:val="single"/>
          <w:rtl w:val="0"/>
        </w:rPr>
        <w:t xml:space="preserve">“N/A”</w:t>
      </w:r>
      <w:r w:rsidDel="00000000" w:rsidR="00000000" w:rsidRPr="00000000">
        <w:rPr>
          <w:rtl w:val="0"/>
        </w:rPr>
        <w:t xml:space="preserve"> (Not Applicable) flags a criterion which is not applicable to the given type of data.  </w:t>
      </w:r>
    </w:p>
    <w:p w:rsidR="00000000" w:rsidDel="00000000" w:rsidP="00000000" w:rsidRDefault="00000000" w:rsidRPr="00000000" w14:paraId="00000016">
      <w:pPr>
        <w:widowControl w:val="0"/>
        <w:numPr>
          <w:ilvl w:val="1"/>
          <w:numId w:val="40"/>
        </w:numPr>
        <w:spacing w:after="40" w:line="276" w:lineRule="auto"/>
        <w:ind w:left="1170" w:hanging="270"/>
        <w:rPr/>
      </w:pPr>
      <w:r w:rsidDel="00000000" w:rsidR="00000000" w:rsidRPr="00000000">
        <w:rPr>
          <w:i w:val="1"/>
          <w:iCs w:val="1"/>
          <w:u w:val="single"/>
          <w:rtl w:val="0"/>
        </w:rPr>
        <w:t xml:space="preserve">Standard Vocabulary</w:t>
      </w:r>
      <w:r w:rsidDel="00000000" w:rsidR="00000000" w:rsidRPr="00000000">
        <w:rPr>
          <w:rtl w:val="0"/>
        </w:rPr>
        <w:t xml:space="preserve">: </w:t>
      </w:r>
      <w:r w:rsidDel="00000000" w:rsidR="00000000" w:rsidRPr="00000000">
        <w:rPr>
          <w:rtl w:val="0"/>
        </w:rPr>
        <w:t xml:space="preserve">a vocabulary registered in NCBO BioPortal, EBI Ontology Lookup Service, or OBO Foundry. </w:t>
      </w:r>
    </w:p>
    <w:p w:rsidR="00000000" w:rsidDel="00000000" w:rsidP="00000000" w:rsidRDefault="00000000" w:rsidRPr="00000000" w14:paraId="00000017">
      <w:pPr>
        <w:widowControl w:val="0"/>
        <w:numPr>
          <w:ilvl w:val="1"/>
          <w:numId w:val="40"/>
        </w:numPr>
        <w:spacing w:after="40" w:line="276" w:lineRule="auto"/>
        <w:ind w:left="1170" w:hanging="270"/>
        <w:rPr/>
      </w:pPr>
      <w:r w:rsidDel="00000000" w:rsidR="00000000" w:rsidRPr="00000000">
        <w:rPr>
          <w:i w:val="1"/>
          <w:iCs w:val="1"/>
          <w:u w:val="single"/>
          <w:rtl w:val="0"/>
        </w:rPr>
        <w:t xml:space="preserve">Sustainable Repository</w:t>
      </w:r>
      <w:r w:rsidDel="00000000" w:rsidR="00000000" w:rsidRPr="00000000">
        <w:rPr>
          <w:rtl w:val="0"/>
        </w:rPr>
        <w:t xml:space="preserve">: a service that assigns persistent identifiers, maintains descriptive metadata that remains resolvable independently of the deposited object, and has resources to persist long-term. Examples include large-scale institutional and governmental repositories such as NIH and EBI databases, DDBJ, and ICPSR; generalist repositories such as the NIH GREI participants; and Software Heritage. Purely local or unmanaged resources, e.g., departmental servers, S3 or GCS accounts, Google Drive, and Box accounts, are excluded.</w:t>
      </w:r>
    </w:p>
    <w:p w:rsidR="00000000" w:rsidDel="00000000" w:rsidP="00000000" w:rsidRDefault="00000000" w:rsidRPr="00000000" w14:paraId="00000018">
      <w:pPr>
        <w:widowControl w:val="0"/>
        <w:numPr>
          <w:ilvl w:val="0"/>
          <w:numId w:val="40"/>
        </w:numPr>
        <w:spacing w:after="40" w:before="40" w:line="276" w:lineRule="auto"/>
        <w:ind w:left="720" w:hanging="360"/>
        <w:rPr/>
      </w:pPr>
      <w:r w:rsidDel="00000000" w:rsidR="00000000" w:rsidRPr="00000000">
        <w:rPr>
          <w:b w:val="1"/>
          <w:bCs w:val="1"/>
          <w:rtl w:val="0"/>
        </w:rPr>
        <w:t xml:space="preserve">Assessment of </w:t>
      </w:r>
      <w:r w:rsidDel="00000000" w:rsidR="00000000" w:rsidRPr="00000000">
        <w:rPr>
          <w:b w:val="1"/>
          <w:bCs w:val="1"/>
          <w:i w:val="1"/>
          <w:iCs w:val="1"/>
          <w:rtl w:val="0"/>
        </w:rPr>
        <w:t xml:space="preserve">Gating</w:t>
      </w:r>
      <w:r w:rsidDel="00000000" w:rsidR="00000000" w:rsidRPr="00000000">
        <w:rPr>
          <w:b w:val="1"/>
          <w:bCs w:val="1"/>
          <w:rtl w:val="0"/>
        </w:rPr>
        <w:t xml:space="preserve"> domains and criteria: </w:t>
      </w:r>
      <w:r w:rsidDel="00000000" w:rsidR="00000000" w:rsidRPr="00000000">
        <w:rPr>
          <w:rtl w:val="0"/>
        </w:rPr>
        <w:t xml:space="preserve">The gates  are: “FAIRness,” “Provenance,” “Ethics,” and “Standards” (in “Characterization”). Thresholds are: </w:t>
      </w:r>
    </w:p>
    <w:p w:rsidR="00000000" w:rsidDel="00000000" w:rsidP="00000000" w:rsidRDefault="00000000" w:rsidRPr="00000000" w14:paraId="00000019">
      <w:pPr>
        <w:widowControl w:val="0"/>
        <w:numPr>
          <w:ilvl w:val="1"/>
          <w:numId w:val="40"/>
        </w:numPr>
        <w:spacing w:after="40" w:before="40" w:line="276" w:lineRule="auto"/>
        <w:ind w:left="1170" w:hanging="270"/>
        <w:rPr/>
      </w:pPr>
      <w:r w:rsidDel="00000000" w:rsidR="00000000" w:rsidRPr="00000000">
        <w:rPr>
          <w:b w:val="1"/>
          <w:bCs w:val="1"/>
          <w:i w:val="1"/>
          <w:iCs w:val="1"/>
          <w:rtl w:val="0"/>
        </w:rPr>
        <w:t xml:space="preserve">FAIRness</w:t>
      </w:r>
      <w:r w:rsidDel="00000000" w:rsidR="00000000" w:rsidRPr="00000000">
        <w:rPr>
          <w:rtl w:val="0"/>
        </w:rPr>
        <w:t xml:space="preserve">: 0.a = 2, all others &gt; 0. </w:t>
      </w:r>
    </w:p>
    <w:p w:rsidR="00000000" w:rsidDel="00000000" w:rsidP="00000000" w:rsidRDefault="00000000" w:rsidRPr="00000000" w14:paraId="0000001A">
      <w:pPr>
        <w:widowControl w:val="0"/>
        <w:numPr>
          <w:ilvl w:val="1"/>
          <w:numId w:val="40"/>
        </w:numPr>
        <w:spacing w:after="40" w:before="40" w:line="276" w:lineRule="auto"/>
        <w:ind w:left="1170" w:hanging="270"/>
        <w:rPr/>
      </w:pPr>
      <w:r w:rsidDel="00000000" w:rsidR="00000000" w:rsidRPr="00000000">
        <w:rPr>
          <w:b w:val="1"/>
          <w:bCs w:val="1"/>
          <w:i w:val="1"/>
          <w:iCs w:val="1"/>
          <w:rtl w:val="0"/>
        </w:rPr>
        <w:t xml:space="preserve">Provenance</w:t>
      </w:r>
      <w:r w:rsidDel="00000000" w:rsidR="00000000" w:rsidRPr="00000000">
        <w:rPr>
          <w:rtl w:val="0"/>
        </w:rPr>
        <w:t xml:space="preserve">: all scores &gt; 0. </w:t>
      </w:r>
    </w:p>
    <w:p w:rsidR="00000000" w:rsidDel="00000000" w:rsidP="00000000" w:rsidRDefault="00000000" w:rsidRPr="00000000" w14:paraId="0000001B">
      <w:pPr>
        <w:widowControl w:val="0"/>
        <w:numPr>
          <w:ilvl w:val="1"/>
          <w:numId w:val="40"/>
        </w:numPr>
        <w:spacing w:after="40" w:before="40" w:line="276" w:lineRule="auto"/>
        <w:ind w:left="1170" w:hanging="270"/>
        <w:rPr/>
      </w:pPr>
      <w:r w:rsidDel="00000000" w:rsidR="00000000" w:rsidRPr="00000000">
        <w:rPr>
          <w:b w:val="1"/>
          <w:bCs w:val="1"/>
          <w:i w:val="1"/>
          <w:iCs w:val="1"/>
          <w:rtl w:val="0"/>
        </w:rPr>
        <w:t xml:space="preserve">Standards</w:t>
      </w:r>
      <w:r w:rsidDel="00000000" w:rsidR="00000000" w:rsidRPr="00000000">
        <w:rPr>
          <w:rtl w:val="0"/>
        </w:rPr>
        <w:t xml:space="preserve">: criterion 2.c &gt; 0. </w:t>
      </w:r>
    </w:p>
    <w:p w:rsidR="00000000" w:rsidDel="00000000" w:rsidP="00000000" w:rsidRDefault="00000000" w:rsidRPr="00000000" w14:paraId="0000001C">
      <w:pPr>
        <w:widowControl w:val="0"/>
        <w:numPr>
          <w:ilvl w:val="1"/>
          <w:numId w:val="40"/>
        </w:numPr>
        <w:spacing w:after="40" w:before="40" w:line="276" w:lineRule="auto"/>
        <w:ind w:left="1170" w:hanging="270"/>
        <w:rPr/>
      </w:pPr>
      <w:r w:rsidDel="00000000" w:rsidR="00000000" w:rsidRPr="00000000">
        <w:rPr>
          <w:b w:val="1"/>
          <w:bCs w:val="1"/>
          <w:i w:val="1"/>
          <w:iCs w:val="1"/>
          <w:rtl w:val="0"/>
        </w:rPr>
        <w:t xml:space="preserve">Ethics:</w:t>
      </w:r>
      <w:r w:rsidDel="00000000" w:rsidR="00000000" w:rsidRPr="00000000">
        <w:rPr>
          <w:rtl w:val="0"/>
        </w:rPr>
        <w:t xml:space="preserve"> all scores &gt; 0. </w:t>
      </w:r>
    </w:p>
    <w:p w:rsidR="00000000" w:rsidDel="00000000" w:rsidP="00000000" w:rsidRDefault="00000000" w:rsidRPr="00000000" w14:paraId="0000001D">
      <w:pPr>
        <w:widowControl w:val="0"/>
        <w:numPr>
          <w:ilvl w:val="1"/>
          <w:numId w:val="40"/>
        </w:numPr>
        <w:spacing w:after="40" w:before="40" w:line="276" w:lineRule="auto"/>
        <w:ind w:left="1170" w:hanging="270"/>
        <w:rPr/>
      </w:pPr>
      <w:r w:rsidDel="00000000" w:rsidR="00000000" w:rsidRPr="00000000">
        <w:rPr>
          <w:rtl w:val="0"/>
        </w:rPr>
        <w:t xml:space="preserve">A</w:t>
      </w:r>
      <w:r w:rsidDel="00000000" w:rsidR="00000000" w:rsidRPr="00000000">
        <w:rPr>
          <w:rtl w:val="0"/>
        </w:rPr>
        <w:t xml:space="preserve"> criterion-level gate failure marks its full domain “Gating FAIL”, which propagates to the overall score. FAIRness 0.a gates at maximum because a dataset that is not findable in a domain repository cannot be retrieved or evaluated at all, while the remaining gates are floors and the scores of “2” are targets. </w:t>
      </w:r>
    </w:p>
    <w:p w:rsidR="00000000" w:rsidDel="00000000" w:rsidP="00000000" w:rsidRDefault="00000000" w:rsidRPr="00000000" w14:paraId="0000001E">
      <w:pPr>
        <w:widowControl w:val="0"/>
        <w:numPr>
          <w:ilvl w:val="0"/>
          <w:numId w:val="40"/>
        </w:numPr>
        <w:spacing w:after="40" w:before="40" w:line="276" w:lineRule="auto"/>
        <w:ind w:left="720" w:hanging="360"/>
        <w:rPr/>
      </w:pPr>
      <w:r w:rsidDel="00000000" w:rsidR="00000000" w:rsidRPr="00000000">
        <w:rPr>
          <w:b w:val="1"/>
          <w:bCs w:val="1"/>
          <w:rtl w:val="0"/>
        </w:rPr>
        <w:t xml:space="preserve">Expert adjudication:</w:t>
      </w:r>
      <w:r w:rsidDel="00000000" w:rsidR="00000000" w:rsidRPr="00000000">
        <w:rPr>
          <w:rtl w:val="0"/>
        </w:rPr>
        <w:t xml:space="preserve"> </w:t>
      </w:r>
    </w:p>
    <w:p w:rsidR="00000000" w:rsidDel="00000000" w:rsidP="00000000" w:rsidRDefault="00000000" w:rsidRPr="00000000" w14:paraId="0000001F">
      <w:pPr>
        <w:widowControl w:val="0"/>
        <w:numPr>
          <w:ilvl w:val="1"/>
          <w:numId w:val="40"/>
        </w:numPr>
        <w:spacing w:after="40" w:before="40" w:line="276" w:lineRule="auto"/>
        <w:ind w:left="1170" w:hanging="270"/>
        <w:rPr/>
      </w:pPr>
      <w:r w:rsidDel="00000000" w:rsidR="00000000" w:rsidRPr="00000000">
        <w:rPr>
          <w:rtl w:val="0"/>
        </w:rPr>
        <w:t xml:space="preserve">Conformance adequacy on criteria 2.c, 2.d, 2.e, 3.a, 4.a, 4.c, and 5.c requires domain-expert determinations which may be made through collaborators if required. For modalities outside their competence, evaluators should reach out to a pre-identified qualified expert for that modality. </w:t>
      </w:r>
    </w:p>
    <w:p w:rsidR="00000000" w:rsidDel="00000000" w:rsidP="00000000" w:rsidRDefault="00000000" w:rsidRPr="00000000" w14:paraId="00000020">
      <w:pPr>
        <w:widowControl w:val="0"/>
        <w:numPr>
          <w:ilvl w:val="1"/>
          <w:numId w:val="40"/>
        </w:numPr>
        <w:spacing w:after="40" w:before="40" w:line="276" w:lineRule="auto"/>
        <w:ind w:left="1170" w:hanging="270"/>
        <w:rPr/>
      </w:pPr>
      <w:r w:rsidDel="00000000" w:rsidR="00000000" w:rsidRPr="00000000">
        <w:rPr>
          <w:rtl w:val="0"/>
        </w:rPr>
        <w:t xml:space="preserve">Log determinations with the adjudicator's name and domain. </w:t>
      </w:r>
      <w:r w:rsidDel="00000000" w:rsidR="00000000" w:rsidRPr="00000000">
        <w:rPr>
          <w:rtl w:val="0"/>
        </w:rPr>
      </w:r>
    </w:p>
    <w:p w:rsidR="00000000" w:rsidDel="00000000" w:rsidP="00000000" w:rsidRDefault="00000000" w:rsidRPr="00000000" w14:paraId="00000021">
      <w:pPr>
        <w:widowControl w:val="0"/>
        <w:numPr>
          <w:ilvl w:val="0"/>
          <w:numId w:val="40"/>
        </w:numPr>
        <w:spacing w:after="40" w:before="40" w:line="276" w:lineRule="auto"/>
        <w:ind w:left="720" w:hanging="360"/>
        <w:rPr>
          <w:b w:val="1"/>
          <w:bCs w:val="1"/>
        </w:rPr>
      </w:pPr>
      <w:r w:rsidDel="00000000" w:rsidR="00000000" w:rsidRPr="00000000">
        <w:rPr>
          <w:b w:val="1"/>
          <w:bCs w:val="1"/>
          <w:rtl w:val="0"/>
        </w:rPr>
        <w:t xml:space="preserve">Scoring methodology:</w:t>
      </w:r>
      <w:r w:rsidDel="00000000" w:rsidR="00000000" w:rsidRPr="00000000">
        <w:rPr>
          <w:rtl w:val="0"/>
        </w:rPr>
        <w:t xml:space="preserve"> </w:t>
      </w:r>
    </w:p>
    <w:p w:rsidR="00000000" w:rsidDel="00000000" w:rsidP="00000000" w:rsidRDefault="00000000" w:rsidRPr="00000000" w14:paraId="00000022">
      <w:pPr>
        <w:widowControl w:val="0"/>
        <w:numPr>
          <w:ilvl w:val="1"/>
          <w:numId w:val="40"/>
        </w:numPr>
        <w:spacing w:after="40" w:line="276" w:lineRule="auto"/>
        <w:ind w:left="1170" w:hanging="270"/>
        <w:rPr/>
      </w:pPr>
      <w:r w:rsidDel="00000000" w:rsidR="00000000" w:rsidRPr="00000000">
        <w:rPr>
          <w:i w:val="1"/>
          <w:iCs w:val="1"/>
          <w:u w:val="single"/>
          <w:rtl w:val="0"/>
        </w:rPr>
        <w:t xml:space="preserve">Domain Score</w:t>
      </w:r>
      <w:r w:rsidDel="00000000" w:rsidR="00000000" w:rsidRPr="00000000">
        <w:rPr>
          <w:rtl w:val="0"/>
        </w:rPr>
        <w:t xml:space="preserve">: Calculated as the sum of points earned divided by the maximum possible points across all applicable (non-N/A) items within that domain.</w:t>
      </w:r>
    </w:p>
    <w:p w:rsidR="00000000" w:rsidDel="00000000" w:rsidP="00000000" w:rsidRDefault="00000000" w:rsidRPr="00000000" w14:paraId="00000023">
      <w:pPr>
        <w:widowControl w:val="0"/>
        <w:numPr>
          <w:ilvl w:val="1"/>
          <w:numId w:val="40"/>
        </w:numPr>
        <w:spacing w:after="40" w:line="276" w:lineRule="auto"/>
        <w:ind w:left="1170" w:hanging="270"/>
        <w:rPr/>
      </w:pPr>
      <w:r w:rsidDel="00000000" w:rsidR="00000000" w:rsidRPr="00000000">
        <w:rPr>
          <w:i w:val="1"/>
          <w:iCs w:val="1"/>
          <w:u w:val="single"/>
          <w:rtl w:val="0"/>
        </w:rPr>
        <w:t xml:space="preserve">N/A Use</w:t>
      </w:r>
      <w:r w:rsidDel="00000000" w:rsidR="00000000" w:rsidRPr="00000000">
        <w:rPr>
          <w:i w:val="1"/>
          <w:iCs w:val="1"/>
          <w:rtl w:val="0"/>
        </w:rPr>
        <w:t xml:space="preserve">: “</w:t>
      </w:r>
      <w:r w:rsidDel="00000000" w:rsidR="00000000" w:rsidRPr="00000000">
        <w:rPr>
          <w:rtl w:val="0"/>
        </w:rPr>
        <w:t xml:space="preserve">N/A” applies at the criterion level. Where guidance names an inapplicable element, score the criterion on its applicable elements; a criterion is N/A only if every element is inapplicable. N/A is not permitted on a gating criterion. </w:t>
      </w:r>
    </w:p>
    <w:p w:rsidR="00000000" w:rsidDel="00000000" w:rsidP="00000000" w:rsidRDefault="00000000" w:rsidRPr="00000000" w14:paraId="00000024">
      <w:pPr>
        <w:widowControl w:val="0"/>
        <w:numPr>
          <w:ilvl w:val="1"/>
          <w:numId w:val="40"/>
        </w:numPr>
        <w:spacing w:after="40" w:line="276" w:lineRule="auto"/>
        <w:ind w:left="1170" w:hanging="270"/>
        <w:rPr/>
      </w:pPr>
      <w:r w:rsidDel="00000000" w:rsidR="00000000" w:rsidRPr="00000000">
        <w:rPr>
          <w:i w:val="1"/>
          <w:iCs w:val="1"/>
          <w:u w:val="single"/>
          <w:rtl w:val="0"/>
        </w:rPr>
        <w:t xml:space="preserve">Overall AI-readiness score</w:t>
      </w:r>
      <w:r w:rsidDel="00000000" w:rsidR="00000000" w:rsidRPr="00000000">
        <w:rPr>
          <w:rtl w:val="0"/>
        </w:rPr>
        <w:t xml:space="preserve">: An unweighted average of all domain scores</w:t>
      </w:r>
    </w:p>
    <w:p w:rsidR="00000000" w:rsidDel="00000000" w:rsidP="00000000" w:rsidRDefault="00000000" w:rsidRPr="00000000" w14:paraId="00000025">
      <w:pPr>
        <w:widowControl w:val="0"/>
        <w:numPr>
          <w:ilvl w:val="1"/>
          <w:numId w:val="40"/>
        </w:numPr>
        <w:spacing w:after="40" w:line="276" w:lineRule="auto"/>
        <w:ind w:left="1170" w:hanging="270"/>
        <w:rPr/>
      </w:pPr>
      <w:r w:rsidDel="00000000" w:rsidR="00000000" w:rsidRPr="00000000">
        <w:rPr>
          <w:i w:val="1"/>
          <w:iCs w:val="1"/>
          <w:u w:val="single"/>
          <w:rtl w:val="0"/>
        </w:rPr>
        <w:t xml:space="preserve">Gating requirement</w:t>
      </w:r>
      <w:r w:rsidDel="00000000" w:rsidR="00000000" w:rsidRPr="00000000">
        <w:rPr>
          <w:rtl w:val="0"/>
        </w:rPr>
        <w:t xml:space="preserve">: Gate evaluation results are reported independently. Failures on gating requirements are marked as “Gating FAIL” beside the domain score.  Any scores of “Gating FAIL” on a domain cause the overall score– which is still computed –to be marked as “Gating FAIL.” </w:t>
      </w:r>
    </w:p>
    <w:p w:rsidR="00000000" w:rsidDel="00000000" w:rsidP="00000000" w:rsidRDefault="00000000" w:rsidRPr="00000000" w14:paraId="00000026">
      <w:pPr>
        <w:widowControl w:val="0"/>
        <w:numPr>
          <w:ilvl w:val="1"/>
          <w:numId w:val="40"/>
        </w:numPr>
        <w:spacing w:after="40" w:line="276" w:lineRule="auto"/>
        <w:ind w:left="1170" w:hanging="270"/>
        <w:rPr/>
      </w:pPr>
      <w:r w:rsidDel="00000000" w:rsidR="00000000" w:rsidRPr="00000000">
        <w:rPr>
          <w:i w:val="1"/>
          <w:iCs w:val="1"/>
          <w:u w:val="single"/>
          <w:rtl w:val="0"/>
        </w:rPr>
        <w:t xml:space="preserve">Score record</w:t>
      </w:r>
      <w:r w:rsidDel="00000000" w:rsidR="00000000" w:rsidRPr="00000000">
        <w:rPr>
          <w:rtl w:val="0"/>
        </w:rPr>
        <w:t xml:space="preserve">:</w:t>
      </w:r>
      <w:r w:rsidDel="00000000" w:rsidR="00000000" w:rsidRPr="00000000">
        <w:rPr>
          <w:rtl w:val="0"/>
        </w:rPr>
        <w:t xml:space="preserve"> A score record must be kept, which should include the dataset PID and version, the date the evaluation was performed, per-element scores, the evaluator’s name/ORCID/ROR, adjudicated elements with the adjudicator name/ORCID/ROR, and gate results. The score record should be a document referenced by the provenance graph as an entity generated from the (meta)data by an activity associated with the evaluator, using any software assist tools employed.</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before="0" w:lineRule="auto"/>
        <w:rPr>
          <w:b w:val="1"/>
          <w:bCs w:val="1"/>
          <w:color w:val="2a4365"/>
          <w:sz w:val="36"/>
          <w:szCs w:val="36"/>
        </w:rPr>
      </w:pPr>
      <w:bookmarkStart w:colFirst="0" w:colLast="0" w:name="_1wjck8x9yvms" w:id="2"/>
      <w:bookmarkEnd w:id="2"/>
      <w:r w:rsidDel="00000000" w:rsidR="00000000" w:rsidRPr="00000000">
        <w:rPr>
          <w:b w:val="1"/>
          <w:bCs w:val="1"/>
          <w:rtl w:val="0"/>
        </w:rPr>
        <w:t xml:space="preserve">0. FAIRness ** Gating **</w:t>
      </w:r>
      <w:r w:rsidDel="00000000" w:rsidR="00000000" w:rsidRPr="00000000">
        <w:rPr>
          <w:rtl w:val="0"/>
        </w:rPr>
        <w:t xml:space="preserve">     </w:t>
      </w:r>
      <w:r w:rsidDel="00000000" w:rsidR="00000000" w:rsidRPr="00000000">
        <w:rPr>
          <w:rtl w:val="0"/>
        </w:rPr>
      </w:r>
    </w:p>
    <w:tbl>
      <w:tblPr>
        <w:tblStyle w:val="Table1"/>
        <w:tblW w:w="12301.666666666664"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45"/>
        <w:gridCol w:w="4245"/>
        <w:gridCol w:w="1471.6666666666663"/>
        <w:tblGridChange w:id="0">
          <w:tblGrid>
            <w:gridCol w:w="2340"/>
            <w:gridCol w:w="4245"/>
            <w:gridCol w:w="4245"/>
            <w:gridCol w:w="1471.6666666666663"/>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28">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29">
            <w:pPr>
              <w:widowControl w:val="0"/>
              <w:rPr>
                <w:b w:val="1"/>
                <w:bCs w:val="1"/>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2A">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2B">
            <w:pPr>
              <w:widowControl w:val="0"/>
              <w:rPr>
                <w:b w:val="1"/>
                <w:bCs w:val="1"/>
                <w:sz w:val="20"/>
                <w:szCs w:val="20"/>
              </w:rPr>
            </w:pPr>
            <w:r w:rsidDel="00000000" w:rsidR="00000000" w:rsidRPr="00000000">
              <w:rPr>
                <w:b w:val="1"/>
                <w:bCs w:val="1"/>
                <w:sz w:val="20"/>
                <w:szCs w:val="20"/>
                <w:rtl w:val="0"/>
              </w:rPr>
              <w:t xml:space="preserve">0.a Findable</w:t>
            </w:r>
          </w:p>
          <w:p w:rsidR="00000000" w:rsidDel="00000000" w:rsidP="00000000" w:rsidRDefault="00000000" w:rsidRPr="00000000" w14:paraId="0000002C">
            <w:pPr>
              <w:widowControl w:val="0"/>
              <w:rPr>
                <w:b w:val="1"/>
                <w:bCs w:val="1"/>
                <w:sz w:val="20"/>
                <w:szCs w:val="20"/>
              </w:rPr>
            </w:pPr>
            <w:r w:rsidDel="00000000" w:rsidR="00000000" w:rsidRPr="00000000">
              <w:rPr>
                <w:rtl w:val="0"/>
              </w:rPr>
            </w:r>
          </w:p>
          <w:p w:rsidR="00000000" w:rsidDel="00000000" w:rsidP="00000000" w:rsidRDefault="00000000" w:rsidRPr="00000000" w14:paraId="0000002D">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Deposit datasets in a searchable FAIR-compliant data repository.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2E">
            <w:pPr>
              <w:widowControl w:val="0"/>
              <w:numPr>
                <w:ilvl w:val="0"/>
                <w:numId w:val="46"/>
              </w:numPr>
              <w:ind w:left="300" w:hanging="360"/>
              <w:rPr>
                <w:sz w:val="20"/>
                <w:szCs w:val="20"/>
              </w:rPr>
            </w:pPr>
            <w:r w:rsidDel="00000000" w:rsidR="00000000" w:rsidRPr="00000000">
              <w:rPr>
                <w:sz w:val="20"/>
                <w:szCs w:val="20"/>
                <w:rtl w:val="0"/>
              </w:rPr>
              <w:t xml:space="preserve">Does the dataset have a resolvable PID: ARK, CSTR, DOI, IGSN, PURL, URN, HDL?</w:t>
            </w:r>
          </w:p>
          <w:p w:rsidR="00000000" w:rsidDel="00000000" w:rsidP="00000000" w:rsidRDefault="00000000" w:rsidRPr="00000000" w14:paraId="0000002F">
            <w:pPr>
              <w:widowControl w:val="0"/>
              <w:numPr>
                <w:ilvl w:val="0"/>
                <w:numId w:val="46"/>
              </w:numPr>
              <w:ind w:left="300" w:hanging="360"/>
              <w:rPr>
                <w:sz w:val="20"/>
                <w:szCs w:val="20"/>
              </w:rPr>
            </w:pPr>
            <w:r w:rsidDel="00000000" w:rsidR="00000000" w:rsidRPr="00000000">
              <w:rPr>
                <w:sz w:val="20"/>
                <w:szCs w:val="20"/>
                <w:rtl w:val="0"/>
              </w:rPr>
              <w:t xml:space="preserve">Does the dataset have a compact ID whose prefix is registered, for example, with </w:t>
            </w:r>
            <w:r w:rsidDel="00000000" w:rsidR="00000000" w:rsidRPr="00000000">
              <w:rPr>
                <w:sz w:val="20"/>
                <w:szCs w:val="20"/>
                <w:rtl w:val="0"/>
              </w:rPr>
              <w:t xml:space="preserve">identifiers.org</w:t>
            </w:r>
            <w:r w:rsidDel="00000000" w:rsidR="00000000" w:rsidRPr="00000000">
              <w:rPr>
                <w:sz w:val="20"/>
                <w:szCs w:val="20"/>
                <w:rtl w:val="0"/>
              </w:rPr>
              <w:t xml:space="preserve"> (e.g., IDs such as ena.embl:ERP001234, geo:GSE68086, dbgap:phs000001)?</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30">
            <w:pPr>
              <w:widowControl w:val="0"/>
              <w:numPr>
                <w:ilvl w:val="0"/>
                <w:numId w:val="12"/>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PID or prefix-registered compact ID is present, and resolves to a specific version of the dataset, deposited in a </w:t>
            </w:r>
            <w:r w:rsidDel="00000000" w:rsidR="00000000" w:rsidRPr="00000000">
              <w:rPr>
                <w:sz w:val="20"/>
                <w:szCs w:val="20"/>
                <w:rtl w:val="0"/>
              </w:rPr>
              <w:t xml:space="preserve">sustainable repository</w:t>
            </w:r>
            <w:r w:rsidDel="00000000" w:rsidR="00000000" w:rsidRPr="00000000">
              <w:rPr>
                <w:sz w:val="20"/>
                <w:szCs w:val="20"/>
                <w:rtl w:val="0"/>
              </w:rPr>
              <w:t xml:space="preserve">. A domain-appropriate repository is one recognized by the relevant research community as appropriate for the specific datatype </w:t>
            </w:r>
          </w:p>
          <w:p w:rsidR="00000000" w:rsidDel="00000000" w:rsidP="00000000" w:rsidRDefault="00000000" w:rsidRPr="00000000" w14:paraId="00000031">
            <w:pPr>
              <w:widowControl w:val="0"/>
              <w:numPr>
                <w:ilvl w:val="0"/>
                <w:numId w:val="12"/>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Only a PID or compact ID is given, but the dataset is not in a domain-appropriate repository.</w:t>
            </w:r>
            <w:r w:rsidDel="00000000" w:rsidR="00000000" w:rsidRPr="00000000">
              <w:rPr>
                <w:sz w:val="20"/>
                <w:szCs w:val="20"/>
                <w:rtl w:val="0"/>
              </w:rPr>
              <w:t xml:space="preserve"> Or the data was deposited in a registered repository without a resolvable PID</w:t>
            </w:r>
          </w:p>
          <w:p w:rsidR="00000000" w:rsidDel="00000000" w:rsidP="00000000" w:rsidRDefault="00000000" w:rsidRPr="00000000" w14:paraId="00000032">
            <w:pPr>
              <w:widowControl w:val="0"/>
              <w:numPr>
                <w:ilvl w:val="0"/>
                <w:numId w:val="12"/>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Neither is present</w:t>
            </w:r>
          </w:p>
        </w:tc>
      </w:tr>
      <w:tr>
        <w:trPr>
          <w:cantSplit w:val="0"/>
          <w:trHeight w:val="2572.1630859374995"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33">
            <w:pPr>
              <w:widowControl w:val="0"/>
              <w:rPr>
                <w:b w:val="1"/>
                <w:bCs w:val="1"/>
                <w:sz w:val="20"/>
                <w:szCs w:val="20"/>
              </w:rPr>
            </w:pPr>
            <w:r w:rsidDel="00000000" w:rsidR="00000000" w:rsidRPr="00000000">
              <w:rPr>
                <w:b w:val="1"/>
                <w:bCs w:val="1"/>
                <w:sz w:val="20"/>
                <w:szCs w:val="20"/>
                <w:rtl w:val="0"/>
              </w:rPr>
              <w:t xml:space="preserve">0.b Accessible</w:t>
            </w:r>
          </w:p>
          <w:p w:rsidR="00000000" w:rsidDel="00000000" w:rsidP="00000000" w:rsidRDefault="00000000" w:rsidRPr="00000000" w14:paraId="00000034">
            <w:pPr>
              <w:widowControl w:val="0"/>
              <w:rPr>
                <w:b w:val="1"/>
                <w:bCs w:val="1"/>
                <w:sz w:val="20"/>
                <w:szCs w:val="20"/>
              </w:rPr>
            </w:pPr>
            <w:r w:rsidDel="00000000" w:rsidR="00000000" w:rsidRPr="00000000">
              <w:rPr>
                <w:rtl w:val="0"/>
              </w:rPr>
            </w:r>
          </w:p>
          <w:p w:rsidR="00000000" w:rsidDel="00000000" w:rsidP="00000000" w:rsidRDefault="00000000" w:rsidRPr="00000000" w14:paraId="00000035">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Descriptive metadata should always be available and accessible, even if the dataset is restricted, unavailable, or de-accessioned. Ensure metadata conforms to standards such as DCAT (Data Catalog Vocabulary), Datacite schema, and/or schema.org.</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36">
            <w:pPr>
              <w:widowControl w:val="0"/>
              <w:numPr>
                <w:ilvl w:val="0"/>
                <w:numId w:val="7"/>
              </w:numPr>
              <w:ind w:left="300" w:hanging="360"/>
              <w:rPr>
                <w:sz w:val="20"/>
                <w:szCs w:val="20"/>
              </w:rPr>
            </w:pPr>
            <w:r w:rsidDel="00000000" w:rsidR="00000000" w:rsidRPr="00000000">
              <w:rPr>
                <w:sz w:val="20"/>
                <w:szCs w:val="20"/>
                <w:rtl w:val="0"/>
              </w:rPr>
              <w:t xml:space="preserve">Is descriptive metadata available via PID or compact ID lookup independently of the dataset, i.e., even if the dataset is restricted or de-accessioned?</w:t>
            </w:r>
          </w:p>
          <w:p w:rsidR="00000000" w:rsidDel="00000000" w:rsidP="00000000" w:rsidRDefault="00000000" w:rsidRPr="00000000" w14:paraId="00000037">
            <w:pPr>
              <w:widowControl w:val="0"/>
              <w:numPr>
                <w:ilvl w:val="0"/>
                <w:numId w:val="7"/>
              </w:numPr>
              <w:ind w:left="300" w:hanging="360"/>
              <w:rPr>
                <w:sz w:val="20"/>
                <w:szCs w:val="20"/>
              </w:rPr>
            </w:pPr>
            <w:r w:rsidDel="00000000" w:rsidR="00000000" w:rsidRPr="00000000">
              <w:rPr>
                <w:sz w:val="20"/>
                <w:szCs w:val="20"/>
                <w:rtl w:val="0"/>
              </w:rPr>
              <w:t xml:space="preserve">Does descriptive metadata conform to a </w:t>
            </w:r>
            <w:r w:rsidDel="00000000" w:rsidR="00000000" w:rsidRPr="00000000">
              <w:rPr>
                <w:sz w:val="20"/>
                <w:szCs w:val="20"/>
                <w:rtl w:val="0"/>
              </w:rPr>
              <w:t xml:space="preserve">standard metadata vocabulary</w:t>
            </w:r>
            <w:r w:rsidDel="00000000" w:rsidR="00000000" w:rsidRPr="00000000">
              <w:rPr>
                <w:sz w:val="20"/>
                <w:szCs w:val="20"/>
                <w:rtl w:val="0"/>
              </w:rPr>
              <w:t xml:space="preserve"> (for example DCAT 3, Datacite schema, schema.org, and/or bioschemas.org)?</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38">
            <w:pPr>
              <w:widowControl w:val="0"/>
              <w:numPr>
                <w:ilvl w:val="0"/>
                <w:numId w:val="18"/>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Both are true</w:t>
            </w:r>
          </w:p>
          <w:p w:rsidR="00000000" w:rsidDel="00000000" w:rsidP="00000000" w:rsidRDefault="00000000" w:rsidRPr="00000000" w14:paraId="00000039">
            <w:pPr>
              <w:widowControl w:val="0"/>
              <w:numPr>
                <w:ilvl w:val="0"/>
                <w:numId w:val="18"/>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Metadata is always available but does not conform to a standard schema</w:t>
            </w:r>
          </w:p>
          <w:p w:rsidR="00000000" w:rsidDel="00000000" w:rsidP="00000000" w:rsidRDefault="00000000" w:rsidRPr="00000000" w14:paraId="0000003A">
            <w:pPr>
              <w:widowControl w:val="0"/>
              <w:numPr>
                <w:ilvl w:val="0"/>
                <w:numId w:val="18"/>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Metadata is not accessible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3B">
            <w:pPr>
              <w:widowControl w:val="0"/>
              <w:rPr>
                <w:b w:val="1"/>
                <w:bCs w:val="1"/>
                <w:sz w:val="20"/>
                <w:szCs w:val="20"/>
              </w:rPr>
            </w:pPr>
            <w:r w:rsidDel="00000000" w:rsidR="00000000" w:rsidRPr="00000000">
              <w:rPr>
                <w:b w:val="1"/>
                <w:bCs w:val="1"/>
                <w:sz w:val="20"/>
                <w:szCs w:val="20"/>
                <w:rtl w:val="0"/>
              </w:rPr>
              <w:t xml:space="preserve">0.c Interoperable</w:t>
            </w:r>
          </w:p>
          <w:p w:rsidR="00000000" w:rsidDel="00000000" w:rsidP="00000000" w:rsidRDefault="00000000" w:rsidRPr="00000000" w14:paraId="0000003C">
            <w:pPr>
              <w:widowControl w:val="0"/>
              <w:rPr>
                <w:b w:val="1"/>
                <w:bCs w:val="1"/>
                <w:sz w:val="20"/>
                <w:szCs w:val="20"/>
              </w:rPr>
            </w:pPr>
            <w:r w:rsidDel="00000000" w:rsidR="00000000" w:rsidRPr="00000000">
              <w:rPr>
                <w:rtl w:val="0"/>
              </w:rPr>
            </w:r>
          </w:p>
          <w:p w:rsidR="00000000" w:rsidDel="00000000" w:rsidP="00000000" w:rsidRDefault="00000000" w:rsidRPr="00000000" w14:paraId="0000003D">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Wherever possible, provide data and metadata using formally defined specifications for digital objects.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3E">
            <w:pPr>
              <w:widowControl w:val="0"/>
              <w:numPr>
                <w:ilvl w:val="0"/>
                <w:numId w:val="41"/>
              </w:numPr>
              <w:ind w:left="300" w:hanging="360"/>
              <w:rPr>
                <w:sz w:val="20"/>
                <w:szCs w:val="20"/>
              </w:rPr>
            </w:pPr>
            <w:r w:rsidDel="00000000" w:rsidR="00000000" w:rsidRPr="00000000">
              <w:rPr>
                <w:sz w:val="20"/>
                <w:szCs w:val="20"/>
                <w:rtl w:val="0"/>
              </w:rPr>
              <w:t xml:space="preserve">Is metadata about the dataset presented using one of the following formal interoperable specifications (e.g., JSON-LD, DataCite XML, RDF), referencing at least one standard vocabulary (such as SNOMED, LOINC, UBERON, OBI, etc.)?</w:t>
            </w:r>
          </w:p>
          <w:p w:rsidR="00000000" w:rsidDel="00000000" w:rsidP="00000000" w:rsidRDefault="00000000" w:rsidRPr="00000000" w14:paraId="0000003F">
            <w:pPr>
              <w:widowControl w:val="0"/>
              <w:numPr>
                <w:ilvl w:val="0"/>
                <w:numId w:val="41"/>
              </w:numPr>
              <w:ind w:left="300" w:hanging="360"/>
              <w:rPr>
                <w:sz w:val="20"/>
                <w:szCs w:val="20"/>
              </w:rPr>
            </w:pPr>
            <w:r w:rsidDel="00000000" w:rsidR="00000000" w:rsidRPr="00000000">
              <w:rPr>
                <w:sz w:val="20"/>
                <w:szCs w:val="20"/>
                <w:rtl w:val="0"/>
              </w:rPr>
              <w:t xml:space="preserve">Is metadata about the dataset provided using a machine-readable schema such as JSON + JSON Schema, XML + XSD, Parquet with embedded schema, or Frictionless Data?</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40">
            <w:pPr>
              <w:widowControl w:val="0"/>
              <w:numPr>
                <w:ilvl w:val="0"/>
                <w:numId w:val="1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Formal interoperable specifications for metadata are provided</w:t>
            </w:r>
          </w:p>
          <w:p w:rsidR="00000000" w:rsidDel="00000000" w:rsidP="00000000" w:rsidRDefault="00000000" w:rsidRPr="00000000" w14:paraId="00000041">
            <w:pPr>
              <w:widowControl w:val="0"/>
              <w:numPr>
                <w:ilvl w:val="0"/>
                <w:numId w:val="13"/>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 machine-readable metadata schema is provided</w:t>
            </w:r>
          </w:p>
          <w:p w:rsidR="00000000" w:rsidDel="00000000" w:rsidP="00000000" w:rsidRDefault="00000000" w:rsidRPr="00000000" w14:paraId="00000042">
            <w:pPr>
              <w:widowControl w:val="0"/>
              <w:numPr>
                <w:ilvl w:val="0"/>
                <w:numId w:val="1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Neither is provided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43">
            <w:pPr>
              <w:widowControl w:val="0"/>
              <w:rPr>
                <w:b w:val="1"/>
                <w:bCs w:val="1"/>
                <w:sz w:val="20"/>
                <w:szCs w:val="20"/>
              </w:rPr>
            </w:pPr>
            <w:r w:rsidDel="00000000" w:rsidR="00000000" w:rsidRPr="00000000">
              <w:rPr>
                <w:b w:val="1"/>
                <w:bCs w:val="1"/>
                <w:sz w:val="20"/>
                <w:szCs w:val="20"/>
                <w:rtl w:val="0"/>
              </w:rPr>
              <w:t xml:space="preserve">0.d Reusable</w:t>
            </w:r>
          </w:p>
          <w:p w:rsidR="00000000" w:rsidDel="00000000" w:rsidP="00000000" w:rsidRDefault="00000000" w:rsidRPr="00000000" w14:paraId="00000044">
            <w:pPr>
              <w:widowControl w:val="0"/>
              <w:rPr>
                <w:b w:val="1"/>
                <w:bCs w:val="1"/>
                <w:sz w:val="20"/>
                <w:szCs w:val="20"/>
              </w:rPr>
            </w:pPr>
            <w:r w:rsidDel="00000000" w:rsidR="00000000" w:rsidRPr="00000000">
              <w:rPr>
                <w:rtl w:val="0"/>
              </w:rPr>
            </w:r>
          </w:p>
          <w:p w:rsidR="00000000" w:rsidDel="00000000" w:rsidP="00000000" w:rsidRDefault="00000000" w:rsidRPr="00000000" w14:paraId="00000045">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Attach a clear and accessible data usage license that allows the responsible use of AI/ML applications or link to a Data Use Agreement (DUA).</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46">
            <w:pPr>
              <w:widowControl w:val="0"/>
              <w:numPr>
                <w:ilvl w:val="0"/>
                <w:numId w:val="44"/>
              </w:numPr>
              <w:ind w:left="300" w:hanging="360"/>
              <w:rPr>
                <w:sz w:val="20"/>
                <w:szCs w:val="20"/>
              </w:rPr>
            </w:pPr>
            <w:r w:rsidDel="00000000" w:rsidR="00000000" w:rsidRPr="00000000">
              <w:rPr>
                <w:sz w:val="20"/>
                <w:szCs w:val="20"/>
                <w:rtl w:val="0"/>
              </w:rPr>
              <w:t xml:space="preserve">Is a data usage license (e.g., Creative Commons, public domain) or a DUA programmatically linked in the metadata (for example, via </w:t>
            </w:r>
            <w:hyperlink r:id="rId11">
              <w:r w:rsidDel="00000000" w:rsidR="00000000" w:rsidRPr="00000000">
                <w:rPr>
                  <w:color w:val="1155cc"/>
                  <w:sz w:val="20"/>
                  <w:szCs w:val="20"/>
                  <w:u w:val="single"/>
                  <w:rtl w:val="0"/>
                </w:rPr>
                <w:t xml:space="preserve">schema.org</w:t>
              </w:r>
            </w:hyperlink>
            <w:r w:rsidDel="00000000" w:rsidR="00000000" w:rsidRPr="00000000">
              <w:rPr>
                <w:sz w:val="20"/>
                <w:szCs w:val="20"/>
                <w:rtl w:val="0"/>
              </w:rPr>
              <w:t xml:space="preserve">:license)? </w:t>
            </w:r>
          </w:p>
          <w:p w:rsidR="00000000" w:rsidDel="00000000" w:rsidP="00000000" w:rsidRDefault="00000000" w:rsidRPr="00000000" w14:paraId="00000047">
            <w:pPr>
              <w:widowControl w:val="0"/>
              <w:numPr>
                <w:ilvl w:val="0"/>
                <w:numId w:val="44"/>
              </w:numPr>
              <w:ind w:left="300" w:hanging="360"/>
              <w:rPr>
                <w:sz w:val="20"/>
                <w:szCs w:val="20"/>
              </w:rPr>
            </w:pPr>
            <w:r w:rsidDel="00000000" w:rsidR="00000000" w:rsidRPr="00000000">
              <w:rPr>
                <w:sz w:val="20"/>
                <w:szCs w:val="20"/>
                <w:rtl w:val="0"/>
              </w:rPr>
              <w:t xml:space="preserve">Does the explicit text of the linked license or DUA permit (or at minimum, not prohibit) the computational reuse of the data for AI/ML applications?</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48">
            <w:pPr>
              <w:widowControl w:val="0"/>
              <w:numPr>
                <w:ilvl w:val="0"/>
                <w:numId w:val="4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 machine-readable license or DUA is present, and it does not prohibit AI/ML use</w:t>
            </w:r>
          </w:p>
          <w:p w:rsidR="00000000" w:rsidDel="00000000" w:rsidP="00000000" w:rsidRDefault="00000000" w:rsidRPr="00000000" w14:paraId="00000049">
            <w:pPr>
              <w:widowControl w:val="0"/>
              <w:numPr>
                <w:ilvl w:val="0"/>
                <w:numId w:val="43"/>
              </w:numPr>
              <w:ind w:left="30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1 → A license or DUA is present, but it is not machine-readable (e.g., buried in a PDF abstract), and does not prohibit AI/ML use </w:t>
            </w:r>
          </w:p>
          <w:p w:rsidR="00000000" w:rsidDel="00000000" w:rsidP="00000000" w:rsidRDefault="00000000" w:rsidRPr="00000000" w14:paraId="0000004A">
            <w:pPr>
              <w:widowControl w:val="0"/>
              <w:numPr>
                <w:ilvl w:val="0"/>
                <w:numId w:val="4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license/DUA is linked in the metadata, or AI/ML is explicitly prohibited</w:t>
            </w:r>
          </w:p>
        </w:tc>
      </w:tr>
    </w:tbl>
    <w:p w:rsidR="00000000" w:rsidDel="00000000" w:rsidP="00000000" w:rsidRDefault="00000000" w:rsidRPr="00000000" w14:paraId="0000004B">
      <w:pPr>
        <w:pStyle w:val="Heading1"/>
        <w:rPr>
          <w:b w:val="1"/>
          <w:bCs w:val="1"/>
        </w:rPr>
      </w:pPr>
      <w:bookmarkStart w:colFirst="0" w:colLast="0" w:name="_qyvtfd80dgw8" w:id="3"/>
      <w:bookmarkEnd w:id="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b w:val="1"/>
          <w:bCs w:val="1"/>
          <w:color w:val="2a4365"/>
          <w:sz w:val="36"/>
          <w:szCs w:val="36"/>
        </w:rPr>
      </w:pPr>
      <w:bookmarkStart w:colFirst="0" w:colLast="0" w:name="_tactm9wefd1v" w:id="4"/>
      <w:bookmarkEnd w:id="4"/>
      <w:r w:rsidDel="00000000" w:rsidR="00000000" w:rsidRPr="00000000">
        <w:rPr>
          <w:b w:val="1"/>
          <w:bCs w:val="1"/>
          <w:rtl w:val="0"/>
        </w:rPr>
        <w:t xml:space="preserve">1. Provenance ** Gating **</w:t>
      </w:r>
      <w:r w:rsidDel="00000000" w:rsidR="00000000" w:rsidRPr="00000000">
        <w:rPr>
          <w:rtl w:val="0"/>
        </w:rPr>
      </w:r>
    </w:p>
    <w:tbl>
      <w:tblPr>
        <w:tblStyle w:val="Table2"/>
        <w:tblW w:w="1078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22.5"/>
        <w:gridCol w:w="4222.5"/>
        <w:tblGridChange w:id="0">
          <w:tblGrid>
            <w:gridCol w:w="2340"/>
            <w:gridCol w:w="4222.5"/>
            <w:gridCol w:w="4222.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4D">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4E">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4F">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50">
            <w:pPr>
              <w:widowControl w:val="0"/>
              <w:rPr>
                <w:b w:val="1"/>
                <w:bCs w:val="1"/>
                <w:sz w:val="20"/>
                <w:szCs w:val="20"/>
              </w:rPr>
            </w:pPr>
            <w:r w:rsidDel="00000000" w:rsidR="00000000" w:rsidRPr="00000000">
              <w:rPr>
                <w:b w:val="1"/>
                <w:bCs w:val="1"/>
                <w:sz w:val="20"/>
                <w:szCs w:val="20"/>
                <w:rtl w:val="0"/>
              </w:rPr>
              <w:t xml:space="preserve">1.a Transparent</w:t>
            </w:r>
          </w:p>
          <w:p w:rsidR="00000000" w:rsidDel="00000000" w:rsidP="00000000" w:rsidRDefault="00000000" w:rsidRPr="00000000" w14:paraId="00000051">
            <w:pPr>
              <w:widowControl w:val="0"/>
              <w:rPr>
                <w:b w:val="1"/>
                <w:bCs w:val="1"/>
                <w:sz w:val="20"/>
                <w:szCs w:val="20"/>
              </w:rPr>
            </w:pPr>
            <w:r w:rsidDel="00000000" w:rsidR="00000000" w:rsidRPr="00000000">
              <w:rPr>
                <w:rtl w:val="0"/>
              </w:rPr>
            </w:r>
          </w:p>
          <w:p w:rsidR="00000000" w:rsidDel="00000000" w:rsidP="00000000" w:rsidRDefault="00000000" w:rsidRPr="00000000" w14:paraId="00000052">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Identify data sources traceable to a reasonable ground truth, e.g., clinical data from EHR at a given hospital, clinical trials, or laboratory data.</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53">
            <w:pPr>
              <w:widowControl w:val="0"/>
              <w:numPr>
                <w:ilvl w:val="0"/>
                <w:numId w:val="55"/>
              </w:numPr>
              <w:ind w:left="300" w:hanging="360"/>
              <w:rPr>
                <w:sz w:val="20"/>
                <w:szCs w:val="20"/>
              </w:rPr>
            </w:pPr>
            <w:r w:rsidDel="00000000" w:rsidR="00000000" w:rsidRPr="00000000">
              <w:rPr>
                <w:sz w:val="20"/>
                <w:szCs w:val="20"/>
                <w:rtl w:val="0"/>
              </w:rPr>
              <w:t xml:space="preserve">Does the metadata identify the data's source specifically enough to reach a real-world, trustworthy ground truth? E.g., a named EHR/hospital, a named drug trial, a named lab; for experimental labs, the ground truth must include samples, instruments, reagents, and generated dataset.</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54">
            <w:pPr>
              <w:widowControl w:val="0"/>
              <w:numPr>
                <w:ilvl w:val="0"/>
                <w:numId w:val="5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 source is named and traceable to a ground truth, in a structured metadata field. To fully ground a source, you must specify the exact data artifact (e.g., a specific dataset) instead of just listing the providing hospital or laboratory</w:t>
            </w:r>
          </w:p>
          <w:p w:rsidR="00000000" w:rsidDel="00000000" w:rsidP="00000000" w:rsidRDefault="00000000" w:rsidRPr="00000000" w14:paraId="00000055">
            <w:pPr>
              <w:widowControl w:val="0"/>
              <w:numPr>
                <w:ilvl w:val="0"/>
                <w:numId w:val="56"/>
              </w:numPr>
              <w:spacing w:after="0" w:afterAutospacing="0"/>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The source is named but either not to a fully grounded truth, or not in a structured metadata field</w:t>
            </w:r>
          </w:p>
          <w:p w:rsidR="00000000" w:rsidDel="00000000" w:rsidP="00000000" w:rsidRDefault="00000000" w:rsidRPr="00000000" w14:paraId="00000056">
            <w:pPr>
              <w:numPr>
                <w:ilvl w:val="0"/>
                <w:numId w:val="56"/>
              </w:numPr>
              <w:spacing w:after="240" w:before="0" w:beforeAutospacing="0" w:lineRule="auto"/>
              <w:ind w:left="300" w:hanging="360"/>
              <w:rPr>
                <w:sz w:val="20"/>
                <w:szCs w:val="20"/>
              </w:rPr>
            </w:pPr>
            <w:r w:rsidDel="00000000" w:rsidR="00000000" w:rsidRPr="00000000">
              <w:rPr>
                <w:rFonts w:ascii="Arial Unicode MS" w:cs="Arial Unicode MS" w:eastAsia="Arial Unicode MS" w:hAnsi="Arial Unicode MS"/>
                <w:sz w:val="20"/>
                <w:szCs w:val="20"/>
                <w:rtl w:val="0"/>
              </w:rPr>
              <w:t xml:space="preserve">0 → No source is identified</w:t>
            </w:r>
            <w:r w:rsidDel="00000000" w:rsidR="00000000" w:rsidRPr="00000000">
              <w:rPr>
                <w:rtl w:val="0"/>
              </w:rPr>
            </w:r>
          </w:p>
          <w:p w:rsidR="00000000" w:rsidDel="00000000" w:rsidP="00000000" w:rsidRDefault="00000000" w:rsidRPr="00000000" w14:paraId="00000057">
            <w:pPr>
              <w:widowControl w:val="0"/>
              <w:ind w:left="0" w:firstLine="0"/>
              <w:rPr>
                <w:sz w:val="20"/>
                <w:szCs w:val="20"/>
              </w:rPr>
            </w:pPr>
            <w:r w:rsidDel="00000000" w:rsidR="00000000" w:rsidRPr="00000000">
              <w:rPr>
                <w:rtl w:val="0"/>
              </w:rPr>
            </w:r>
          </w:p>
          <w:p w:rsidR="00000000" w:rsidDel="00000000" w:rsidP="00000000" w:rsidRDefault="00000000" w:rsidRPr="00000000" w14:paraId="00000058">
            <w:pPr>
              <w:widowControl w:val="0"/>
              <w:ind w:left="0" w:firstLine="0"/>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59">
            <w:pPr>
              <w:widowControl w:val="0"/>
              <w:rPr>
                <w:b w:val="1"/>
                <w:bCs w:val="1"/>
                <w:sz w:val="20"/>
                <w:szCs w:val="20"/>
              </w:rPr>
            </w:pPr>
            <w:r w:rsidDel="00000000" w:rsidR="00000000" w:rsidRPr="00000000">
              <w:rPr>
                <w:b w:val="1"/>
                <w:bCs w:val="1"/>
                <w:sz w:val="20"/>
                <w:szCs w:val="20"/>
                <w:rtl w:val="0"/>
              </w:rPr>
              <w:t xml:space="preserve">1.b Traceable</w:t>
            </w:r>
          </w:p>
          <w:p w:rsidR="00000000" w:rsidDel="00000000" w:rsidP="00000000" w:rsidRDefault="00000000" w:rsidRPr="00000000" w14:paraId="0000005A">
            <w:pPr>
              <w:widowControl w:val="0"/>
              <w:rPr>
                <w:b w:val="1"/>
                <w:bCs w:val="1"/>
                <w:sz w:val="20"/>
                <w:szCs w:val="20"/>
              </w:rPr>
            </w:pPr>
            <w:r w:rsidDel="00000000" w:rsidR="00000000" w:rsidRPr="00000000">
              <w:rPr>
                <w:rtl w:val="0"/>
              </w:rPr>
            </w:r>
          </w:p>
          <w:p w:rsidR="00000000" w:rsidDel="00000000" w:rsidP="00000000" w:rsidRDefault="00000000" w:rsidRPr="00000000" w14:paraId="0000005B">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Identify important data transformation steps, with links to software, at an appropriate level of detail, using a machine-readable representation, such as W3C PROV-O or EVI, to enable step tracing.</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5C">
            <w:pPr>
              <w:widowControl w:val="0"/>
              <w:numPr>
                <w:ilvl w:val="0"/>
                <w:numId w:val="48"/>
              </w:numPr>
              <w:ind w:left="300" w:hanging="360"/>
              <w:rPr>
                <w:sz w:val="20"/>
                <w:szCs w:val="20"/>
              </w:rPr>
            </w:pPr>
            <w:r w:rsidDel="00000000" w:rsidR="00000000" w:rsidRPr="00000000">
              <w:rPr>
                <w:sz w:val="20"/>
                <w:szCs w:val="20"/>
                <w:rtl w:val="0"/>
              </w:rPr>
              <w:t xml:space="preserve">Does your documentation include the following: the raw data origin and generation metadata (e.g., instrument details)? The key processing steps used to create the final analytical dataset? Links to all software used in data preparation?</w:t>
            </w:r>
          </w:p>
          <w:p w:rsidR="00000000" w:rsidDel="00000000" w:rsidP="00000000" w:rsidRDefault="00000000" w:rsidRPr="00000000" w14:paraId="0000005D">
            <w:pPr>
              <w:widowControl w:val="0"/>
              <w:numPr>
                <w:ilvl w:val="0"/>
                <w:numId w:val="48"/>
              </w:numPr>
              <w:ind w:left="300" w:hanging="360"/>
              <w:rPr>
                <w:sz w:val="20"/>
                <w:szCs w:val="20"/>
              </w:rPr>
            </w:pPr>
            <w:r w:rsidDel="00000000" w:rsidR="00000000" w:rsidRPr="00000000">
              <w:rPr>
                <w:sz w:val="20"/>
                <w:szCs w:val="20"/>
                <w:rtl w:val="0"/>
              </w:rPr>
              <w:t xml:space="preserve">Have you utilized valid ontologies such as W3C PROV-O, EVI, or CPM (</w:t>
            </w:r>
            <w:hyperlink r:id="rId12">
              <w:r w:rsidDel="00000000" w:rsidR="00000000" w:rsidRPr="00000000">
                <w:rPr>
                  <w:color w:val="1155cc"/>
                  <w:sz w:val="20"/>
                  <w:szCs w:val="20"/>
                  <w:u w:val="single"/>
                  <w:rtl w:val="0"/>
                </w:rPr>
                <w:t xml:space="preserve">https://www.iso.org/standard/87714.html</w:t>
              </w:r>
            </w:hyperlink>
            <w:r w:rsidDel="00000000" w:rsidR="00000000" w:rsidRPr="00000000">
              <w:rPr>
                <w:sz w:val="20"/>
                <w:szCs w:val="20"/>
                <w:rtl w:val="0"/>
              </w:rPr>
              <w:t xml:space="preserve">), etc.</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E">
            <w:pPr>
              <w:widowControl w:val="0"/>
              <w:numPr>
                <w:ilvl w:val="0"/>
                <w:numId w:val="48"/>
              </w:numPr>
              <w:ind w:left="300" w:hanging="360"/>
              <w:rPr>
                <w:sz w:val="20"/>
                <w:szCs w:val="20"/>
                <w:u w:val="none"/>
              </w:rPr>
            </w:pPr>
            <w:r w:rsidDel="00000000" w:rsidR="00000000" w:rsidRPr="00000000">
              <w:rPr>
                <w:sz w:val="20"/>
                <w:szCs w:val="20"/>
                <w:rtl w:val="0"/>
              </w:rPr>
              <w:t xml:space="preserve">Are any known gaps in the provenance records (e.g., missing original collection circumstances or chain-of-custody breaks for retrospective data) explicitly documented and disclosed to downstream users?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5F">
            <w:pPr>
              <w:widowControl w:val="0"/>
              <w:numPr>
                <w:ilvl w:val="0"/>
                <w:numId w:val="2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Steps are provided in a </w:t>
            </w:r>
            <w:r w:rsidDel="00000000" w:rsidR="00000000" w:rsidRPr="00000000">
              <w:rPr>
                <w:sz w:val="20"/>
                <w:szCs w:val="20"/>
                <w:rtl w:val="0"/>
              </w:rPr>
              <w:t xml:space="preserve">machine-readable provenance record, and it includes software links. These provenance records are either fully complete or any known chain-of-custody gaps are explicitly documented and disclosed</w:t>
            </w:r>
          </w:p>
          <w:p w:rsidR="00000000" w:rsidDel="00000000" w:rsidP="00000000" w:rsidRDefault="00000000" w:rsidRPr="00000000" w14:paraId="00000060">
            <w:pPr>
              <w:widowControl w:val="0"/>
              <w:numPr>
                <w:ilvl w:val="0"/>
                <w:numId w:val="2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Transformation steps are documented in enough detail to trace a sequence of steps, but the record falls short on one or more of: it is prose rather than machine-readable; software links are absent; known provenance gaps are undisclosed.</w:t>
            </w:r>
            <w:r w:rsidDel="00000000" w:rsidR="00000000" w:rsidRPr="00000000">
              <w:rPr>
                <w:rtl w:val="0"/>
              </w:rPr>
            </w:r>
          </w:p>
          <w:p w:rsidR="00000000" w:rsidDel="00000000" w:rsidP="00000000" w:rsidRDefault="00000000" w:rsidRPr="00000000" w14:paraId="00000061">
            <w:pPr>
              <w:widowControl w:val="0"/>
              <w:numPr>
                <w:ilvl w:val="0"/>
                <w:numId w:val="2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transformation steps were provided</w:t>
            </w:r>
          </w:p>
          <w:p w:rsidR="00000000" w:rsidDel="00000000" w:rsidP="00000000" w:rsidRDefault="00000000" w:rsidRPr="00000000" w14:paraId="00000062">
            <w:pPr>
              <w:widowControl w:val="0"/>
              <w:ind w:left="0" w:firstLine="0"/>
              <w:rPr>
                <w:sz w:val="20"/>
                <w:szCs w:val="20"/>
              </w:rPr>
            </w:pPr>
            <w:r w:rsidDel="00000000" w:rsidR="00000000" w:rsidRPr="00000000">
              <w:rPr>
                <w:rtl w:val="0"/>
              </w:rPr>
            </w:r>
          </w:p>
          <w:p w:rsidR="00000000" w:rsidDel="00000000" w:rsidP="00000000" w:rsidRDefault="00000000" w:rsidRPr="00000000" w14:paraId="00000063">
            <w:pPr>
              <w:widowControl w:val="0"/>
              <w:ind w:left="0" w:firstLine="0"/>
              <w:rPr>
                <w:sz w:val="20"/>
                <w:szCs w:val="20"/>
              </w:rPr>
            </w:pPr>
            <w:r w:rsidDel="00000000" w:rsidR="00000000" w:rsidRPr="00000000">
              <w:rPr>
                <w:b w:val="1"/>
                <w:bCs w:val="1"/>
                <w:sz w:val="20"/>
                <w:szCs w:val="20"/>
                <w:rtl w:val="0"/>
              </w:rPr>
              <w:t xml:space="preserve">Scoring dependency rule:</w:t>
            </w:r>
            <w:r w:rsidDel="00000000" w:rsidR="00000000" w:rsidRPr="00000000">
              <w:rPr>
                <w:rFonts w:ascii="Arial Unicode MS" w:cs="Arial Unicode MS" w:eastAsia="Arial Unicode MS" w:hAnsi="Arial Unicode MS"/>
                <w:sz w:val="20"/>
                <w:szCs w:val="20"/>
                <w:rtl w:val="0"/>
              </w:rPr>
              <w:t xml:space="preserve"> 1.b ≤ 1.a. The score for 1.b (Traceable) may never exceed the score for 1.a (Transparent). A transformation pipeline cannot be fully traced if the fundamental data source is unidentified.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64">
            <w:pPr>
              <w:widowControl w:val="0"/>
              <w:rPr>
                <w:b w:val="1"/>
                <w:bCs w:val="1"/>
                <w:sz w:val="20"/>
                <w:szCs w:val="20"/>
              </w:rPr>
            </w:pPr>
            <w:r w:rsidDel="00000000" w:rsidR="00000000" w:rsidRPr="00000000">
              <w:rPr>
                <w:b w:val="1"/>
                <w:bCs w:val="1"/>
                <w:sz w:val="20"/>
                <w:szCs w:val="20"/>
                <w:rtl w:val="0"/>
              </w:rPr>
              <w:t xml:space="preserve">1.c </w:t>
            </w:r>
            <w:r w:rsidDel="00000000" w:rsidR="00000000" w:rsidRPr="00000000">
              <w:rPr>
                <w:b w:val="1"/>
                <w:bCs w:val="1"/>
                <w:sz w:val="20"/>
                <w:szCs w:val="20"/>
                <w:rtl w:val="0"/>
              </w:rPr>
              <w:t xml:space="preserve">Interpretable</w:t>
            </w:r>
            <w:r w:rsidDel="00000000" w:rsidR="00000000" w:rsidRPr="00000000">
              <w:rPr>
                <w:rtl w:val="0"/>
              </w:rPr>
            </w:r>
          </w:p>
          <w:p w:rsidR="00000000" w:rsidDel="00000000" w:rsidP="00000000" w:rsidRDefault="00000000" w:rsidRPr="00000000" w14:paraId="00000065">
            <w:pPr>
              <w:widowControl w:val="0"/>
              <w:rPr>
                <w:b w:val="1"/>
                <w:bCs w:val="1"/>
                <w:sz w:val="20"/>
                <w:szCs w:val="20"/>
              </w:rPr>
            </w:pPr>
            <w:r w:rsidDel="00000000" w:rsidR="00000000" w:rsidRPr="00000000">
              <w:rPr>
                <w:rtl w:val="0"/>
              </w:rPr>
            </w:r>
          </w:p>
          <w:p w:rsidR="00000000" w:rsidDel="00000000" w:rsidP="00000000" w:rsidRDefault="00000000" w:rsidRPr="00000000" w14:paraId="00000066">
            <w:pPr>
              <w:widowControl w:val="0"/>
              <w:rPr>
                <w:i w:val="1"/>
                <w:iCs w:val="1"/>
                <w:sz w:val="20"/>
                <w:szCs w:val="20"/>
              </w:rPr>
            </w:pPr>
            <w:r w:rsidDel="00000000" w:rsidR="00000000" w:rsidRPr="00000000">
              <w:rPr>
                <w:sz w:val="20"/>
                <w:szCs w:val="20"/>
                <w:rtl w:val="0"/>
              </w:rPr>
              <w:t xml:space="preserve">Practice:</w:t>
            </w:r>
            <w:r w:rsidDel="00000000" w:rsidR="00000000" w:rsidRPr="00000000">
              <w:rPr>
                <w:i w:val="1"/>
                <w:iCs w:val="1"/>
                <w:sz w:val="20"/>
                <w:szCs w:val="20"/>
                <w:rtl w:val="0"/>
              </w:rPr>
              <w:t xml:space="preserve"> Make software for key data transformation and analysis steps available in a sustainable repository.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67">
            <w:pPr>
              <w:widowControl w:val="0"/>
              <w:numPr>
                <w:ilvl w:val="0"/>
                <w:numId w:val="22"/>
              </w:numPr>
              <w:ind w:left="300" w:hanging="360"/>
              <w:rPr>
                <w:sz w:val="20"/>
                <w:szCs w:val="20"/>
              </w:rPr>
            </w:pPr>
            <w:r w:rsidDel="00000000" w:rsidR="00000000" w:rsidRPr="00000000">
              <w:rPr>
                <w:sz w:val="20"/>
                <w:szCs w:val="20"/>
                <w:rtl w:val="0"/>
              </w:rPr>
              <w:t xml:space="preserve">Is the software for key transformation/analysis steps deposited where it will persist and is citable?</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68">
            <w:pPr>
              <w:widowControl w:val="0"/>
              <w:numPr>
                <w:ilvl w:val="0"/>
                <w:numId w:val="5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Software is archived in a sustainable repository with a PID, that is, an immutable snapshot with a persistent identifier (e.g., Zenodo, Software Heritage, Dataverse, an institutional archive; includes a GitHub release archived to such a repository). For proprietary </w:t>
            </w:r>
            <w:r w:rsidDel="00000000" w:rsidR="00000000" w:rsidRPr="00000000">
              <w:rPr>
                <w:sz w:val="20"/>
                <w:szCs w:val="20"/>
                <w:rtl w:val="0"/>
              </w:rPr>
              <w:t xml:space="preserve">commercial </w:t>
            </w:r>
            <w:r w:rsidDel="00000000" w:rsidR="00000000" w:rsidRPr="00000000">
              <w:rPr>
                <w:sz w:val="20"/>
                <w:szCs w:val="20"/>
                <w:rtl w:val="0"/>
              </w:rPr>
              <w:t xml:space="preserve">software, a URI is provided to the provider’s website.</w:t>
            </w:r>
          </w:p>
          <w:p w:rsidR="00000000" w:rsidDel="00000000" w:rsidP="00000000" w:rsidRDefault="00000000" w:rsidRPr="00000000" w14:paraId="00000069">
            <w:pPr>
              <w:widowControl w:val="0"/>
              <w:numPr>
                <w:ilvl w:val="0"/>
                <w:numId w:val="53"/>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Software is available but only in mutable code hosting with no PID (e.g., a GitHub/GitLab/BitBucket repo alone)</w:t>
            </w:r>
          </w:p>
          <w:p w:rsidR="00000000" w:rsidDel="00000000" w:rsidP="00000000" w:rsidRDefault="00000000" w:rsidRPr="00000000" w14:paraId="0000006A">
            <w:pPr>
              <w:widowControl w:val="0"/>
              <w:numPr>
                <w:ilvl w:val="0"/>
                <w:numId w:val="5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Software is not available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6B">
            <w:pPr>
              <w:widowControl w:val="0"/>
              <w:rPr>
                <w:b w:val="1"/>
                <w:bCs w:val="1"/>
                <w:sz w:val="20"/>
                <w:szCs w:val="20"/>
              </w:rPr>
            </w:pPr>
            <w:r w:rsidDel="00000000" w:rsidR="00000000" w:rsidRPr="00000000">
              <w:rPr>
                <w:b w:val="1"/>
                <w:bCs w:val="1"/>
                <w:sz w:val="20"/>
                <w:szCs w:val="20"/>
                <w:rtl w:val="0"/>
              </w:rPr>
              <w:t xml:space="preserve">1.d Key actors identified</w:t>
            </w:r>
          </w:p>
          <w:p w:rsidR="00000000" w:rsidDel="00000000" w:rsidP="00000000" w:rsidRDefault="00000000" w:rsidRPr="00000000" w14:paraId="0000006C">
            <w:pPr>
              <w:widowControl w:val="0"/>
              <w:rPr>
                <w:b w:val="1"/>
                <w:bCs w:val="1"/>
                <w:sz w:val="20"/>
                <w:szCs w:val="20"/>
              </w:rPr>
            </w:pPr>
            <w:r w:rsidDel="00000000" w:rsidR="00000000" w:rsidRPr="00000000">
              <w:rPr>
                <w:rtl w:val="0"/>
              </w:rPr>
            </w:r>
          </w:p>
          <w:p w:rsidR="00000000" w:rsidDel="00000000" w:rsidP="00000000" w:rsidRDefault="00000000" w:rsidRPr="00000000" w14:paraId="0000006D">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Identify people and organizations responsible for obtaining and processing the data, the samples, and subject groups involved in producing the data. Reference these parties along with other dataset metadata.</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6E">
            <w:pPr>
              <w:widowControl w:val="0"/>
              <w:numPr>
                <w:ilvl w:val="0"/>
                <w:numId w:val="47"/>
              </w:numPr>
              <w:ind w:left="300" w:hanging="360"/>
              <w:rPr>
                <w:sz w:val="20"/>
                <w:szCs w:val="20"/>
              </w:rPr>
            </w:pPr>
            <w:r w:rsidDel="00000000" w:rsidR="00000000" w:rsidRPr="00000000">
              <w:rPr>
                <w:sz w:val="20"/>
                <w:szCs w:val="20"/>
                <w:rtl w:val="0"/>
              </w:rPr>
              <w:t xml:space="preserve">Does the metadata identify the key actors? “Key actors” are the people and organizations who obtained and processed the data/samples and who recruited the participants.</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6F">
            <w:pPr>
              <w:widowControl w:val="0"/>
              <w:numPr>
                <w:ilvl w:val="0"/>
                <w:numId w:val="51"/>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Key actors are identified with resolvable PIDs (ORCID for people, ROR for orgs)</w:t>
            </w:r>
          </w:p>
          <w:p w:rsidR="00000000" w:rsidDel="00000000" w:rsidP="00000000" w:rsidRDefault="00000000" w:rsidRPr="00000000" w14:paraId="00000070">
            <w:pPr>
              <w:widowControl w:val="0"/>
              <w:numPr>
                <w:ilvl w:val="0"/>
                <w:numId w:val="51"/>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Key actors are named in free text, without PIDs</w:t>
            </w:r>
          </w:p>
          <w:p w:rsidR="00000000" w:rsidDel="00000000" w:rsidP="00000000" w:rsidRDefault="00000000" w:rsidRPr="00000000" w14:paraId="00000071">
            <w:pPr>
              <w:widowControl w:val="0"/>
              <w:numPr>
                <w:ilvl w:val="0"/>
                <w:numId w:val="51"/>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Key actors are not identified</w:t>
            </w:r>
          </w:p>
        </w:tc>
      </w:tr>
    </w:tbl>
    <w:p w:rsidR="00000000" w:rsidDel="00000000" w:rsidP="00000000" w:rsidRDefault="00000000" w:rsidRPr="00000000" w14:paraId="00000072">
      <w:pPr>
        <w:widowControl w:val="0"/>
        <w:spacing w:before="300" w:line="240" w:lineRule="auto"/>
        <w:rPr/>
      </w:pPr>
      <w:r w:rsidDel="00000000" w:rsidR="00000000" w:rsidRPr="00000000">
        <w:rPr>
          <w:rtl w:val="0"/>
        </w:rPr>
      </w:r>
    </w:p>
    <w:p w:rsidR="00000000" w:rsidDel="00000000" w:rsidP="00000000" w:rsidRDefault="00000000" w:rsidRPr="00000000" w14:paraId="00000073">
      <w:pPr>
        <w:pStyle w:val="Heading1"/>
        <w:rPr>
          <w:b w:val="1"/>
          <w:bCs w:val="1"/>
        </w:rPr>
      </w:pPr>
      <w:bookmarkStart w:colFirst="0" w:colLast="0" w:name="_ld9g0n3lq9m7" w:id="5"/>
      <w:bookmarkEnd w:id="5"/>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b w:val="1"/>
          <w:bCs w:val="1"/>
          <w:color w:val="2a4365"/>
          <w:sz w:val="36"/>
          <w:szCs w:val="36"/>
        </w:rPr>
      </w:pPr>
      <w:bookmarkStart w:colFirst="0" w:colLast="0" w:name="_xxnnoa1kmpcz" w:id="6"/>
      <w:bookmarkEnd w:id="6"/>
      <w:r w:rsidDel="00000000" w:rsidR="00000000" w:rsidRPr="00000000">
        <w:rPr>
          <w:b w:val="1"/>
          <w:bCs w:val="1"/>
          <w:rtl w:val="0"/>
        </w:rPr>
        <w:t xml:space="preserve">2. Characterization</w:t>
      </w:r>
      <w:r w:rsidDel="00000000" w:rsidR="00000000" w:rsidRPr="00000000">
        <w:rPr>
          <w:rtl w:val="0"/>
        </w:rPr>
      </w:r>
    </w:p>
    <w:tbl>
      <w:tblPr>
        <w:tblStyle w:val="Table3"/>
        <w:tblW w:w="1080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3270"/>
        <w:gridCol w:w="3015"/>
        <w:gridCol w:w="2175"/>
        <w:tblGridChange w:id="0">
          <w:tblGrid>
            <w:gridCol w:w="2340"/>
            <w:gridCol w:w="3270"/>
            <w:gridCol w:w="3015"/>
            <w:gridCol w:w="217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75">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76">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77">
            <w:pPr>
              <w:widowControl w:val="0"/>
              <w:rPr>
                <w:b w:val="1"/>
                <w:bCs w:val="1"/>
                <w:sz w:val="20"/>
                <w:szCs w:val="20"/>
              </w:rPr>
            </w:pPr>
            <w:r w:rsidDel="00000000" w:rsidR="00000000" w:rsidRPr="00000000">
              <w:rPr>
                <w:b w:val="1"/>
                <w:bCs w:val="1"/>
                <w:sz w:val="20"/>
                <w:szCs w:val="20"/>
                <w:rtl w:val="0"/>
              </w:rPr>
              <w:t xml:space="preserve">Scoring</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78">
            <w:pPr>
              <w:widowControl w:val="0"/>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79">
            <w:pPr>
              <w:widowControl w:val="0"/>
              <w:rPr>
                <w:b w:val="1"/>
                <w:bCs w:val="1"/>
                <w:sz w:val="20"/>
                <w:szCs w:val="20"/>
              </w:rPr>
            </w:pPr>
            <w:r w:rsidDel="00000000" w:rsidR="00000000" w:rsidRPr="00000000">
              <w:rPr>
                <w:b w:val="1"/>
                <w:bCs w:val="1"/>
                <w:sz w:val="20"/>
                <w:szCs w:val="20"/>
                <w:rtl w:val="0"/>
              </w:rPr>
              <w:t xml:space="preserve">2.a Semantics</w:t>
            </w:r>
          </w:p>
          <w:p w:rsidR="00000000" w:rsidDel="00000000" w:rsidP="00000000" w:rsidRDefault="00000000" w:rsidRPr="00000000" w14:paraId="0000007A">
            <w:pPr>
              <w:widowControl w:val="0"/>
              <w:rPr>
                <w:b w:val="1"/>
                <w:bCs w:val="1"/>
                <w:sz w:val="20"/>
                <w:szCs w:val="20"/>
              </w:rPr>
            </w:pPr>
            <w:r w:rsidDel="00000000" w:rsidR="00000000" w:rsidRPr="00000000">
              <w:rPr>
                <w:rtl w:val="0"/>
              </w:rPr>
            </w:r>
          </w:p>
          <w:p w:rsidR="00000000" w:rsidDel="00000000" w:rsidP="00000000" w:rsidRDefault="00000000" w:rsidRPr="00000000" w14:paraId="0000007B">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Use comprehensive descriptive metadata for datasets, including a detailed abstract, dataset keywords, and subject-specific vocabularies (e.g., MeSH) to enable detailed search and discovery.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7C">
            <w:pPr>
              <w:widowControl w:val="0"/>
              <w:numPr>
                <w:ilvl w:val="0"/>
                <w:numId w:val="35"/>
              </w:numPr>
              <w:ind w:left="300" w:hanging="360"/>
              <w:rPr>
                <w:sz w:val="20"/>
                <w:szCs w:val="20"/>
              </w:rPr>
            </w:pPr>
            <w:r w:rsidDel="00000000" w:rsidR="00000000" w:rsidRPr="00000000">
              <w:rPr>
                <w:sz w:val="20"/>
                <w:szCs w:val="20"/>
                <w:rtl w:val="0"/>
              </w:rPr>
              <w:t xml:space="preserve">Does the metadata support search and discovery through a substantive abstract, keywords, and subject-specific controlled-vocabulary terms?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7D">
            <w:pPr>
              <w:widowControl w:val="0"/>
              <w:numPr>
                <w:ilvl w:val="0"/>
                <w:numId w:val="37"/>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The abstract, keywords, and controlled-vocabulary terms are present and from recognized vocabularies (e.g., MeSH, or another subject-specific ontology/thesaurus)</w:t>
            </w:r>
          </w:p>
          <w:p w:rsidR="00000000" w:rsidDel="00000000" w:rsidP="00000000" w:rsidRDefault="00000000" w:rsidRPr="00000000" w14:paraId="0000007E">
            <w:pPr>
              <w:widowControl w:val="0"/>
              <w:numPr>
                <w:ilvl w:val="0"/>
                <w:numId w:val="37"/>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Abstract and keywords are present, but not controlled-vocabulary terms (free-text keywords only)</w:t>
            </w:r>
          </w:p>
          <w:p w:rsidR="00000000" w:rsidDel="00000000" w:rsidP="00000000" w:rsidRDefault="00000000" w:rsidRPr="00000000" w14:paraId="0000007F">
            <w:pPr>
              <w:widowControl w:val="0"/>
              <w:numPr>
                <w:ilvl w:val="0"/>
                <w:numId w:val="37"/>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abstract, or effectively no descriptive metadata is present</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80">
            <w:pPr>
              <w:widowControl w:val="0"/>
              <w:rPr>
                <w:i w:val="1"/>
                <w:iCs w:val="1"/>
                <w:sz w:val="18"/>
                <w:szCs w:val="18"/>
              </w:rPr>
            </w:pPr>
            <w:r w:rsidDel="00000000" w:rsidR="00000000" w:rsidRPr="00000000">
              <w:rPr>
                <w:sz w:val="20"/>
                <w:szCs w:val="20"/>
                <w:rtl w:val="0"/>
              </w:rPr>
              <w:t xml:space="preserve">Scores the subject and discovery terms only, not the vocabulary bindings already scored in 0.c and 2.c.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1">
            <w:pPr>
              <w:widowControl w:val="0"/>
              <w:rPr>
                <w:b w:val="1"/>
                <w:bCs w:val="1"/>
                <w:sz w:val="20"/>
                <w:szCs w:val="20"/>
              </w:rPr>
            </w:pPr>
            <w:r w:rsidDel="00000000" w:rsidR="00000000" w:rsidRPr="00000000">
              <w:rPr>
                <w:b w:val="1"/>
                <w:bCs w:val="1"/>
                <w:sz w:val="20"/>
                <w:szCs w:val="20"/>
                <w:rtl w:val="0"/>
              </w:rPr>
              <w:t xml:space="preserve">2.b Statistics</w:t>
            </w:r>
          </w:p>
          <w:p w:rsidR="00000000" w:rsidDel="00000000" w:rsidP="00000000" w:rsidRDefault="00000000" w:rsidRPr="00000000" w14:paraId="00000082">
            <w:pPr>
              <w:widowControl w:val="0"/>
              <w:rPr>
                <w:b w:val="1"/>
                <w:bCs w:val="1"/>
                <w:sz w:val="20"/>
                <w:szCs w:val="20"/>
              </w:rPr>
            </w:pPr>
            <w:r w:rsidDel="00000000" w:rsidR="00000000" w:rsidRPr="00000000">
              <w:rPr>
                <w:rtl w:val="0"/>
              </w:rPr>
            </w:r>
          </w:p>
          <w:p w:rsidR="00000000" w:rsidDel="00000000" w:rsidP="00000000" w:rsidRDefault="00000000" w:rsidRPr="00000000" w14:paraId="00000083">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domain-appropriate statistical characterizations of key features of the dataset to inform analysis planning. Ensure missing values are encoded consistently.</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4">
            <w:pPr>
              <w:widowControl w:val="0"/>
              <w:numPr>
                <w:ilvl w:val="0"/>
                <w:numId w:val="5"/>
              </w:numPr>
              <w:ind w:left="300" w:hanging="360"/>
              <w:rPr>
                <w:sz w:val="20"/>
                <w:szCs w:val="20"/>
              </w:rPr>
            </w:pPr>
            <w:r w:rsidDel="00000000" w:rsidR="00000000" w:rsidRPr="00000000">
              <w:rPr>
                <w:sz w:val="20"/>
                <w:szCs w:val="20"/>
                <w:rtl w:val="0"/>
              </w:rPr>
              <w:t xml:space="preserve">Are descriptive statistics of key variables provided?</w:t>
            </w:r>
          </w:p>
          <w:p w:rsidR="00000000" w:rsidDel="00000000" w:rsidP="00000000" w:rsidRDefault="00000000" w:rsidRPr="00000000" w14:paraId="00000085">
            <w:pPr>
              <w:widowControl w:val="0"/>
              <w:numPr>
                <w:ilvl w:val="0"/>
                <w:numId w:val="5"/>
              </w:numPr>
              <w:ind w:left="300" w:hanging="360"/>
              <w:rPr>
                <w:sz w:val="20"/>
                <w:szCs w:val="20"/>
                <w:u w:val="none"/>
              </w:rPr>
            </w:pPr>
            <w:r w:rsidDel="00000000" w:rsidR="00000000" w:rsidRPr="00000000">
              <w:rPr>
                <w:sz w:val="20"/>
                <w:szCs w:val="20"/>
                <w:rtl w:val="0"/>
              </w:rPr>
              <w:t xml:space="preserve">Are the chosen statistics domain-appropriate?</w:t>
            </w:r>
          </w:p>
          <w:p w:rsidR="00000000" w:rsidDel="00000000" w:rsidP="00000000" w:rsidRDefault="00000000" w:rsidRPr="00000000" w14:paraId="00000086">
            <w:pPr>
              <w:widowControl w:val="0"/>
              <w:numPr>
                <w:ilvl w:val="0"/>
                <w:numId w:val="5"/>
              </w:numPr>
              <w:ind w:left="300" w:hanging="360"/>
              <w:rPr>
                <w:sz w:val="20"/>
                <w:szCs w:val="20"/>
              </w:rPr>
            </w:pPr>
            <w:r w:rsidDel="00000000" w:rsidR="00000000" w:rsidRPr="00000000">
              <w:rPr>
                <w:sz w:val="20"/>
                <w:szCs w:val="20"/>
                <w:rtl w:val="0"/>
              </w:rPr>
              <w:t xml:space="preserve">Are missing values encoded consistently?</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7">
            <w:pPr>
              <w:widowControl w:val="0"/>
              <w:numPr>
                <w:ilvl w:val="0"/>
                <w:numId w:val="3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Missing values are encoded consistently, and d</w:t>
            </w:r>
            <w:r w:rsidDel="00000000" w:rsidR="00000000" w:rsidRPr="00000000">
              <w:rPr>
                <w:sz w:val="20"/>
                <w:szCs w:val="20"/>
                <w:rtl w:val="0"/>
              </w:rPr>
              <w:t xml:space="preserve">escriptive statistics of key variables are provided. Where applicable, the dataset provides global record and variable counts, detailed per-variable descriptive statistics (central tendency, spread, min/max, and valid counts for numeric data; frequencies for categorical data), and strictly utilizes a single, documented convention for representing missing values (not mixed blanks/NA/-999/0).</w:t>
            </w:r>
          </w:p>
          <w:p w:rsidR="00000000" w:rsidDel="00000000" w:rsidP="00000000" w:rsidRDefault="00000000" w:rsidRPr="00000000" w14:paraId="00000088">
            <w:pPr>
              <w:widowControl w:val="0"/>
              <w:numPr>
                <w:ilvl w:val="0"/>
                <w:numId w:val="3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Missing values are encoded consistently, but no descriptive statistics are present</w:t>
            </w:r>
          </w:p>
          <w:p w:rsidR="00000000" w:rsidDel="00000000" w:rsidP="00000000" w:rsidRDefault="00000000" w:rsidRPr="00000000" w14:paraId="00000089">
            <w:pPr>
              <w:widowControl w:val="0"/>
              <w:numPr>
                <w:ilvl w:val="0"/>
                <w:numId w:val="3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Missing values are not consistently encoded</w:t>
            </w:r>
          </w:p>
          <w:p w:rsidR="00000000" w:rsidDel="00000000" w:rsidP="00000000" w:rsidRDefault="00000000" w:rsidRPr="00000000" w14:paraId="0000008A">
            <w:pPr>
              <w:widowControl w:val="0"/>
              <w:numPr>
                <w:ilvl w:val="0"/>
                <w:numId w:val="39"/>
              </w:numPr>
              <w:ind w:left="300" w:hanging="360"/>
              <w:rPr>
                <w:sz w:val="20"/>
                <w:szCs w:val="20"/>
                <w:u w:val="none"/>
              </w:rPr>
            </w:pPr>
            <w:r w:rsidDel="00000000" w:rsidR="00000000" w:rsidRPr="00000000">
              <w:rPr>
                <w:sz w:val="20"/>
                <w:szCs w:val="20"/>
                <w:rtl w:val="0"/>
              </w:rPr>
              <w:t xml:space="preserve">N/A: see notes. </w:t>
            </w:r>
          </w:p>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For non-tabular data, per-variable descriptive statistics are not applicable (N/A); score on missing-value encoding consistency, expressed in terms appropriate to the modality (e.g. absent channels, dropped leads, corrupt or omitted slices, gaps in a time series). The criterion is N/A only where the data has no representable missingness at all.</w:t>
            </w:r>
          </w:p>
          <w:p w:rsidR="00000000" w:rsidDel="00000000" w:rsidP="00000000" w:rsidRDefault="00000000" w:rsidRPr="00000000" w14:paraId="0000008D">
            <w:pPr>
              <w:widowControl w:val="0"/>
              <w:rPr>
                <w:sz w:val="20"/>
                <w:szCs w:val="20"/>
              </w:rPr>
            </w:pPr>
            <w:r w:rsidDel="00000000" w:rsidR="00000000" w:rsidRPr="00000000">
              <w:rPr>
                <w:rtl w:val="0"/>
              </w:rPr>
            </w:r>
          </w:p>
          <w:p w:rsidR="00000000" w:rsidDel="00000000" w:rsidP="00000000" w:rsidRDefault="00000000" w:rsidRPr="00000000" w14:paraId="0000008E">
            <w:pPr>
              <w:widowControl w:val="0"/>
              <w:rPr>
                <w:sz w:val="20"/>
                <w:szCs w:val="20"/>
              </w:rPr>
            </w:pPr>
            <w:r w:rsidDel="00000000" w:rsidR="00000000" w:rsidRPr="00000000">
              <w:rPr>
                <w:rtl w:val="0"/>
              </w:rPr>
            </w:r>
          </w:p>
          <w:p w:rsidR="00000000" w:rsidDel="00000000" w:rsidP="00000000" w:rsidRDefault="00000000" w:rsidRPr="00000000" w14:paraId="0000008F">
            <w:pPr>
              <w:widowControl w:val="0"/>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0">
            <w:pPr>
              <w:widowControl w:val="0"/>
              <w:rPr>
                <w:b w:val="1"/>
                <w:bCs w:val="1"/>
                <w:sz w:val="20"/>
                <w:szCs w:val="20"/>
              </w:rPr>
            </w:pPr>
            <w:r w:rsidDel="00000000" w:rsidR="00000000" w:rsidRPr="00000000">
              <w:rPr>
                <w:b w:val="1"/>
                <w:bCs w:val="1"/>
                <w:sz w:val="20"/>
                <w:szCs w:val="20"/>
                <w:rtl w:val="0"/>
              </w:rPr>
              <w:t xml:space="preserve">2.c Standards **Gating**</w:t>
            </w:r>
          </w:p>
          <w:p w:rsidR="00000000" w:rsidDel="00000000" w:rsidP="00000000" w:rsidRDefault="00000000" w:rsidRPr="00000000" w14:paraId="00000091">
            <w:pPr>
              <w:widowControl w:val="0"/>
              <w:rPr>
                <w:b w:val="1"/>
                <w:bCs w:val="1"/>
                <w:sz w:val="20"/>
                <w:szCs w:val="20"/>
              </w:rPr>
            </w:pPr>
            <w:r w:rsidDel="00000000" w:rsidR="00000000" w:rsidRPr="00000000">
              <w:rPr>
                <w:rtl w:val="0"/>
              </w:rPr>
            </w:r>
          </w:p>
          <w:p w:rsidR="00000000" w:rsidDel="00000000" w:rsidP="00000000" w:rsidRDefault="00000000" w:rsidRPr="00000000" w14:paraId="00000092">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a machine-readable data dictionary or schema for each dataset, linked to the dataset metadata, and referencing any relevant standards.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3">
            <w:pPr>
              <w:widowControl w:val="0"/>
              <w:numPr>
                <w:ilvl w:val="0"/>
                <w:numId w:val="23"/>
              </w:numPr>
              <w:ind w:left="300" w:hanging="360"/>
              <w:rPr>
                <w:sz w:val="20"/>
                <w:szCs w:val="20"/>
              </w:rPr>
            </w:pPr>
            <w:r w:rsidDel="00000000" w:rsidR="00000000" w:rsidRPr="00000000">
              <w:rPr>
                <w:sz w:val="20"/>
                <w:szCs w:val="20"/>
                <w:rtl w:val="0"/>
              </w:rPr>
              <w:t xml:space="preserve">Is each file governed by a formal open specification with a built-in or paired external schema that names and types its data elements as required for downstream usage? (e.g., RDF/JSON-LD, OME-TIFF, OME-NGFF, NWB, WFDB, DICOM, NIfTI, Parquet, CSVW, Frictionless Table Schema, JSON Schema, XSD)</w:t>
            </w:r>
            <w:r w:rsidDel="00000000" w:rsidR="00000000" w:rsidRPr="00000000">
              <w:rPr>
                <w:rtl w:val="0"/>
              </w:rPr>
            </w:r>
          </w:p>
          <w:p w:rsidR="00000000" w:rsidDel="00000000" w:rsidP="00000000" w:rsidRDefault="00000000" w:rsidRPr="00000000" w14:paraId="00000094">
            <w:pPr>
              <w:widowControl w:val="0"/>
              <w:numPr>
                <w:ilvl w:val="0"/>
                <w:numId w:val="23"/>
              </w:numPr>
              <w:ind w:left="300" w:hanging="360"/>
              <w:rPr>
                <w:sz w:val="20"/>
                <w:szCs w:val="20"/>
              </w:rPr>
            </w:pPr>
            <w:r w:rsidDel="00000000" w:rsidR="00000000" w:rsidRPr="00000000">
              <w:rPr>
                <w:sz w:val="20"/>
                <w:szCs w:val="20"/>
                <w:rtl w:val="0"/>
              </w:rPr>
              <w:t xml:space="preserve">Is at least one data element bound to a standard vocabulary term through (a) a dataset-level JSON-LD sidecar, or (b) through the format's inherent mechanism? Examples of inherent mechanisms include vocabulary IRIs in the data itself (where the data is RDF/JSON-LD), DICOM Code Sequences, CSVW propertyUrl or aboutUrl, Frictionless rdfType, Define-XML NCI Thesaurus codes, OME annotations, NWB ontology links, etc.</w:t>
            </w:r>
          </w:p>
          <w:p w:rsidR="00000000" w:rsidDel="00000000" w:rsidP="00000000" w:rsidRDefault="00000000" w:rsidRPr="00000000" w14:paraId="00000095">
            <w:pPr>
              <w:widowControl w:val="0"/>
              <w:numPr>
                <w:ilvl w:val="0"/>
                <w:numId w:val="23"/>
              </w:numPr>
              <w:ind w:left="300" w:hanging="360"/>
              <w:rPr>
                <w:sz w:val="20"/>
                <w:szCs w:val="20"/>
              </w:rPr>
            </w:pPr>
            <w:r w:rsidDel="00000000" w:rsidR="00000000" w:rsidRPr="00000000">
              <w:rPr>
                <w:sz w:val="20"/>
                <w:szCs w:val="20"/>
                <w:rtl w:val="0"/>
              </w:rPr>
              <w:t xml:space="preserve">Is the standard a true schema/model that dictates structure and content, or merely a generic file container?</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6">
            <w:pPr>
              <w:widowControl w:val="0"/>
              <w:numPr>
                <w:ilvl w:val="0"/>
                <w:numId w:val="27"/>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For every format class present in the deposit, formal schema and at least one populated standard vocabulary binding, as appropriate to the datatype, </w:t>
            </w:r>
            <w:r w:rsidDel="00000000" w:rsidR="00000000" w:rsidRPr="00000000">
              <w:rPr>
                <w:sz w:val="20"/>
                <w:szCs w:val="20"/>
                <w:rtl w:val="0"/>
              </w:rPr>
              <w:t xml:space="preserve">have been provided </w:t>
            </w:r>
          </w:p>
          <w:p w:rsidR="00000000" w:rsidDel="00000000" w:rsidP="00000000" w:rsidRDefault="00000000" w:rsidRPr="00000000" w14:paraId="00000097">
            <w:pPr>
              <w:widowControl w:val="0"/>
              <w:numPr>
                <w:ilvl w:val="0"/>
                <w:numId w:val="27"/>
              </w:numPr>
              <w:ind w:left="300" w:hanging="360"/>
              <w:rPr>
                <w:sz w:val="20"/>
                <w:szCs w:val="20"/>
              </w:rPr>
            </w:pPr>
            <w:r w:rsidDel="00000000" w:rsidR="00000000" w:rsidRPr="00000000">
              <w:rPr>
                <w:rFonts w:ascii="Arial Unicode MS" w:cs="Arial Unicode MS" w:eastAsia="Arial Unicode MS" w:hAnsi="Arial Unicode MS"/>
                <w:sz w:val="20"/>
                <w:szCs w:val="20"/>
                <w:rtl w:val="0"/>
              </w:rPr>
              <w:t xml:space="preserve">1 → For every format class present in the deposit, a formal schema, no standard vocabulary binding</w:t>
            </w:r>
          </w:p>
          <w:p w:rsidR="00000000" w:rsidDel="00000000" w:rsidP="00000000" w:rsidRDefault="00000000" w:rsidRPr="00000000" w14:paraId="00000098">
            <w:pPr>
              <w:widowControl w:val="0"/>
              <w:numPr>
                <w:ilvl w:val="0"/>
                <w:numId w:val="27"/>
              </w:numPr>
              <w:ind w:left="300" w:hanging="360"/>
              <w:rPr>
                <w:sz w:val="20"/>
                <w:szCs w:val="20"/>
              </w:rPr>
            </w:pPr>
            <w:r w:rsidDel="00000000" w:rsidR="00000000" w:rsidRPr="00000000">
              <w:rPr>
                <w:rFonts w:ascii="Arial Unicode MS" w:cs="Arial Unicode MS" w:eastAsia="Arial Unicode MS" w:hAnsi="Arial Unicode MS"/>
                <w:sz w:val="20"/>
                <w:szCs w:val="20"/>
                <w:rtl w:val="0"/>
              </w:rPr>
              <w:t xml:space="preserve">0 → No formal schema has been provided. E.g., HDF5 with no NWB or other schema layer, such as pickle, .mat, npy, or undocumented vendor binaries.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A </w:t>
            </w:r>
            <w:r w:rsidDel="00000000" w:rsidR="00000000" w:rsidRPr="00000000">
              <w:rPr>
                <w:i w:val="1"/>
                <w:iCs w:val="1"/>
                <w:sz w:val="20"/>
                <w:szCs w:val="20"/>
                <w:rtl w:val="0"/>
              </w:rPr>
              <w:t xml:space="preserve">standard vocabulary</w:t>
            </w:r>
            <w:r w:rsidDel="00000000" w:rsidR="00000000" w:rsidRPr="00000000">
              <w:rPr>
                <w:sz w:val="20"/>
                <w:szCs w:val="20"/>
                <w:rtl w:val="0"/>
              </w:rPr>
              <w:t xml:space="preserve"> binding must be populated in the deposited instance (capability alone scores 1). Scoring may be per format class, and a sidecar covering a class covers every file in it. Formats named are examples, not an enumeration.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9A">
            <w:pPr>
              <w:widowControl w:val="0"/>
              <w:rPr>
                <w:b w:val="1"/>
                <w:bCs w:val="1"/>
                <w:sz w:val="20"/>
                <w:szCs w:val="20"/>
              </w:rPr>
            </w:pPr>
            <w:r w:rsidDel="00000000" w:rsidR="00000000" w:rsidRPr="00000000">
              <w:rPr>
                <w:b w:val="1"/>
                <w:bCs w:val="1"/>
                <w:sz w:val="20"/>
                <w:szCs w:val="20"/>
                <w:rtl w:val="0"/>
              </w:rPr>
              <w:t xml:space="preserve">2.d Potential Sources of Bias</w:t>
            </w:r>
          </w:p>
          <w:p w:rsidR="00000000" w:rsidDel="00000000" w:rsidP="00000000" w:rsidRDefault="00000000" w:rsidRPr="00000000" w14:paraId="0000009B">
            <w:pPr>
              <w:widowControl w:val="0"/>
              <w:rPr>
                <w:b w:val="1"/>
                <w:bCs w:val="1"/>
                <w:sz w:val="20"/>
                <w:szCs w:val="20"/>
              </w:rPr>
            </w:pPr>
            <w:r w:rsidDel="00000000" w:rsidR="00000000" w:rsidRPr="00000000">
              <w:rPr>
                <w:rtl w:val="0"/>
              </w:rPr>
            </w:r>
          </w:p>
          <w:p w:rsidR="00000000" w:rsidDel="00000000" w:rsidP="00000000" w:rsidRDefault="00000000" w:rsidRPr="00000000" w14:paraId="0000009C">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Describe known sources of bias in the data and assumptions made in collecting, processing, or interpreting the data. Include any known explanations regarding missing values, including reasons for missingness, and the degree to which data represents a state vs. a control (e.g., disease state vs. healthy state).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9D">
            <w:pPr>
              <w:widowControl w:val="0"/>
              <w:numPr>
                <w:ilvl w:val="0"/>
                <w:numId w:val="26"/>
              </w:numPr>
              <w:ind w:left="300" w:hanging="360"/>
              <w:rPr>
                <w:sz w:val="20"/>
                <w:szCs w:val="20"/>
              </w:rPr>
            </w:pPr>
            <w:r w:rsidDel="00000000" w:rsidR="00000000" w:rsidRPr="00000000">
              <w:rPr>
                <w:sz w:val="20"/>
                <w:szCs w:val="20"/>
                <w:rtl w:val="0"/>
              </w:rPr>
              <w:t xml:space="preserve">Does the metadata describe known biases and assumptions?</w:t>
            </w:r>
          </w:p>
          <w:p w:rsidR="00000000" w:rsidDel="00000000" w:rsidP="00000000" w:rsidRDefault="00000000" w:rsidRPr="00000000" w14:paraId="0000009E">
            <w:pPr>
              <w:widowControl w:val="0"/>
              <w:numPr>
                <w:ilvl w:val="0"/>
                <w:numId w:val="26"/>
              </w:numPr>
              <w:ind w:left="300" w:hanging="360"/>
              <w:rPr>
                <w:sz w:val="20"/>
                <w:szCs w:val="20"/>
              </w:rPr>
            </w:pPr>
            <w:r w:rsidDel="00000000" w:rsidR="00000000" w:rsidRPr="00000000">
              <w:rPr>
                <w:sz w:val="20"/>
                <w:szCs w:val="20"/>
                <w:rtl w:val="0"/>
              </w:rPr>
              <w:t xml:space="preserve">Does the metadata describe, where applicable, reasons for missingness?</w:t>
            </w:r>
          </w:p>
          <w:p w:rsidR="00000000" w:rsidDel="00000000" w:rsidP="00000000" w:rsidRDefault="00000000" w:rsidRPr="00000000" w14:paraId="0000009F">
            <w:pPr>
              <w:widowControl w:val="0"/>
              <w:numPr>
                <w:ilvl w:val="0"/>
                <w:numId w:val="26"/>
              </w:numPr>
              <w:ind w:left="300" w:hanging="360"/>
              <w:rPr>
                <w:sz w:val="20"/>
                <w:szCs w:val="20"/>
              </w:rPr>
            </w:pPr>
            <w:r w:rsidDel="00000000" w:rsidR="00000000" w:rsidRPr="00000000">
              <w:rPr>
                <w:sz w:val="20"/>
                <w:szCs w:val="20"/>
                <w:rtl w:val="0"/>
              </w:rPr>
              <w:t xml:space="preserve">Does the metadata describe the case-vs-control balance?</w:t>
            </w:r>
          </w:p>
          <w:p w:rsidR="00000000" w:rsidDel="00000000" w:rsidP="00000000" w:rsidRDefault="00000000" w:rsidRPr="00000000" w14:paraId="000000A0">
            <w:pPr>
              <w:widowControl w:val="0"/>
              <w:numPr>
                <w:ilvl w:val="0"/>
                <w:numId w:val="26"/>
              </w:numPr>
              <w:ind w:left="300" w:hanging="360"/>
              <w:rPr>
                <w:sz w:val="20"/>
                <w:szCs w:val="20"/>
                <w:u w:val="none"/>
              </w:rPr>
            </w:pPr>
            <w:r w:rsidDel="00000000" w:rsidR="00000000" w:rsidRPr="00000000">
              <w:rPr>
                <w:sz w:val="20"/>
                <w:szCs w:val="20"/>
                <w:rtl w:val="0"/>
              </w:rPr>
              <w:t xml:space="preserve">Are demographic gaps and limitations in cohort representativeness (e.g., missing geographic or socioeconomic populations) explicitly disclosed within the dataset metadata or linked documentation?</w:t>
            </w:r>
          </w:p>
          <w:p w:rsidR="00000000" w:rsidDel="00000000" w:rsidP="00000000" w:rsidRDefault="00000000" w:rsidRPr="00000000" w14:paraId="000000A1">
            <w:pPr>
              <w:widowControl w:val="0"/>
              <w:numPr>
                <w:ilvl w:val="0"/>
                <w:numId w:val="26"/>
              </w:numPr>
              <w:ind w:left="300" w:hanging="360"/>
              <w:rPr>
                <w:sz w:val="20"/>
                <w:szCs w:val="20"/>
                <w:u w:val="none"/>
              </w:rPr>
            </w:pPr>
            <w:r w:rsidDel="00000000" w:rsidR="00000000" w:rsidRPr="00000000">
              <w:rPr>
                <w:sz w:val="20"/>
                <w:szCs w:val="20"/>
                <w:rtl w:val="0"/>
              </w:rPr>
              <w:t xml:space="preserve">If the data is derived from clinical settings, does the documentation describe how admission patterns or site selection might introduce systematic biases?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A2">
            <w:pPr>
              <w:widowControl w:val="0"/>
              <w:numPr>
                <w:ilvl w:val="0"/>
                <w:numId w:val="42"/>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Substantive and </w:t>
            </w:r>
            <w:r w:rsidDel="00000000" w:rsidR="00000000" w:rsidRPr="00000000">
              <w:rPr>
                <w:sz w:val="20"/>
                <w:szCs w:val="20"/>
                <w:rtl w:val="0"/>
              </w:rPr>
              <w:t xml:space="preserve">specific</w:t>
            </w:r>
            <w:r w:rsidDel="00000000" w:rsidR="00000000" w:rsidRPr="00000000">
              <w:rPr>
                <w:sz w:val="20"/>
                <w:szCs w:val="20"/>
                <w:rtl w:val="0"/>
              </w:rPr>
              <w:t xml:space="preserve"> documentation details known biases and assumptions throughout collection, processing, and interpretation, including specific justifications for missing data and case-vs-control representation where applicable</w:t>
            </w:r>
            <w:r w:rsidDel="00000000" w:rsidR="00000000" w:rsidRPr="00000000">
              <w:rPr>
                <w:rtl w:val="0"/>
              </w:rPr>
            </w:r>
          </w:p>
          <w:p w:rsidR="00000000" w:rsidDel="00000000" w:rsidP="00000000" w:rsidRDefault="00000000" w:rsidRPr="00000000" w14:paraId="000000A3">
            <w:pPr>
              <w:widowControl w:val="0"/>
              <w:numPr>
                <w:ilvl w:val="0"/>
                <w:numId w:val="42"/>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Bias/assumptions are addressed but only in general terms; or applicable missingness/state-control elements were omitted</w:t>
            </w:r>
            <w:r w:rsidDel="00000000" w:rsidR="00000000" w:rsidRPr="00000000">
              <w:rPr>
                <w:rtl w:val="0"/>
              </w:rPr>
            </w:r>
          </w:p>
          <w:p w:rsidR="00000000" w:rsidDel="00000000" w:rsidP="00000000" w:rsidRDefault="00000000" w:rsidRPr="00000000" w14:paraId="000000A4">
            <w:pPr>
              <w:widowControl w:val="0"/>
              <w:numPr>
                <w:ilvl w:val="0"/>
                <w:numId w:val="42"/>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No description of bias or assumptions is given, or only a non-substantive or generic placeholder is offered (e.g., "no known bias" with no basis)</w:t>
            </w: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“Substantive” means that it engages the actual data (specific bias sources, assumptions, or reasons are named); it is not a boilerplate disclaimer. "Reasons for missingness" does not apply (N/A) if the dataset has no missing values; "State-vs-control" is not applicable (N/A) if the dataset has no such structure. N/A elements don't count against the score.</w:t>
            </w:r>
          </w:p>
          <w:p w:rsidR="00000000" w:rsidDel="00000000" w:rsidP="00000000" w:rsidRDefault="00000000" w:rsidRPr="00000000" w14:paraId="000000A6">
            <w:pPr>
              <w:widowControl w:val="0"/>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A7">
            <w:pPr>
              <w:widowControl w:val="0"/>
              <w:rPr>
                <w:b w:val="1"/>
                <w:bCs w:val="1"/>
                <w:sz w:val="20"/>
                <w:szCs w:val="20"/>
              </w:rPr>
            </w:pPr>
            <w:r w:rsidDel="00000000" w:rsidR="00000000" w:rsidRPr="00000000">
              <w:rPr>
                <w:b w:val="1"/>
                <w:bCs w:val="1"/>
                <w:sz w:val="20"/>
                <w:szCs w:val="20"/>
                <w:rtl w:val="0"/>
              </w:rPr>
              <w:t xml:space="preserve">2.e Data quality</w:t>
            </w:r>
          </w:p>
          <w:p w:rsidR="00000000" w:rsidDel="00000000" w:rsidP="00000000" w:rsidRDefault="00000000" w:rsidRPr="00000000" w14:paraId="000000A8">
            <w:pPr>
              <w:widowControl w:val="0"/>
              <w:rPr>
                <w:b w:val="1"/>
                <w:bCs w:val="1"/>
                <w:sz w:val="20"/>
                <w:szCs w:val="20"/>
              </w:rPr>
            </w:pPr>
            <w:r w:rsidDel="00000000" w:rsidR="00000000" w:rsidRPr="00000000">
              <w:rPr>
                <w:rtl w:val="0"/>
              </w:rPr>
            </w:r>
          </w:p>
          <w:p w:rsidR="00000000" w:rsidDel="00000000" w:rsidP="00000000" w:rsidRDefault="00000000" w:rsidRPr="00000000" w14:paraId="000000A9">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Have quality control procedures been applied? If so, provide a link to a description.</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AA">
            <w:pPr>
              <w:widowControl w:val="0"/>
              <w:numPr>
                <w:ilvl w:val="0"/>
                <w:numId w:val="15"/>
              </w:numPr>
              <w:ind w:left="300" w:hanging="360"/>
              <w:rPr>
                <w:sz w:val="20"/>
                <w:szCs w:val="20"/>
              </w:rPr>
            </w:pPr>
            <w:r w:rsidDel="00000000" w:rsidR="00000000" w:rsidRPr="00000000">
              <w:rPr>
                <w:sz w:val="20"/>
                <w:szCs w:val="20"/>
                <w:rtl w:val="0"/>
              </w:rPr>
              <w:t xml:space="preserve">Has data-type specific quality control (QC) been applied?</w:t>
            </w:r>
          </w:p>
          <w:p w:rsidR="00000000" w:rsidDel="00000000" w:rsidP="00000000" w:rsidRDefault="00000000" w:rsidRPr="00000000" w14:paraId="000000AB">
            <w:pPr>
              <w:widowControl w:val="0"/>
              <w:numPr>
                <w:ilvl w:val="0"/>
                <w:numId w:val="15"/>
              </w:numPr>
              <w:ind w:left="300" w:hanging="360"/>
              <w:rPr>
                <w:sz w:val="20"/>
                <w:szCs w:val="20"/>
              </w:rPr>
            </w:pPr>
            <w:r w:rsidDel="00000000" w:rsidR="00000000" w:rsidRPr="00000000">
              <w:rPr>
                <w:sz w:val="20"/>
                <w:szCs w:val="20"/>
                <w:rtl w:val="0"/>
              </w:rPr>
              <w:t xml:space="preserve">Is QC indicated? Does the link resolve? Is the description real and not just a placeholder?</w:t>
            </w:r>
            <w:r w:rsidDel="00000000" w:rsidR="00000000" w:rsidRPr="00000000">
              <w:rPr>
                <w:rtl w:val="0"/>
              </w:rPr>
            </w:r>
          </w:p>
          <w:p w:rsidR="00000000" w:rsidDel="00000000" w:rsidP="00000000" w:rsidRDefault="00000000" w:rsidRPr="00000000" w14:paraId="000000AC">
            <w:pPr>
              <w:widowControl w:val="0"/>
              <w:numPr>
                <w:ilvl w:val="0"/>
                <w:numId w:val="15"/>
              </w:numPr>
              <w:ind w:left="300" w:hanging="360"/>
              <w:rPr>
                <w:sz w:val="20"/>
                <w:szCs w:val="20"/>
              </w:rPr>
            </w:pPr>
            <w:r w:rsidDel="00000000" w:rsidR="00000000" w:rsidRPr="00000000">
              <w:rPr>
                <w:sz w:val="20"/>
                <w:szCs w:val="20"/>
                <w:rtl w:val="0"/>
              </w:rPr>
              <w:t xml:space="preserve">Please provide a link to a specific protocol or software that was used.  </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AD">
            <w:pPr>
              <w:widowControl w:val="0"/>
              <w:numPr>
                <w:ilvl w:val="0"/>
                <w:numId w:val="2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QC was applied </w:t>
            </w:r>
            <w:r w:rsidDel="00000000" w:rsidR="00000000" w:rsidRPr="00000000">
              <w:rPr>
                <w:sz w:val="20"/>
                <w:szCs w:val="20"/>
                <w:rtl w:val="0"/>
              </w:rPr>
              <w:t xml:space="preserve">and appropriate for the domain</w:t>
            </w:r>
            <w:r w:rsidDel="00000000" w:rsidR="00000000" w:rsidRPr="00000000">
              <w:rPr>
                <w:rtl w:val="0"/>
              </w:rPr>
            </w:r>
          </w:p>
          <w:p w:rsidR="00000000" w:rsidDel="00000000" w:rsidP="00000000" w:rsidRDefault="00000000" w:rsidRPr="00000000" w14:paraId="000000AE">
            <w:pPr>
              <w:widowControl w:val="0"/>
              <w:numPr>
                <w:ilvl w:val="0"/>
                <w:numId w:val="2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QC was applied and documented, but it is incomplete for the domain</w:t>
            </w:r>
          </w:p>
          <w:p w:rsidR="00000000" w:rsidDel="00000000" w:rsidP="00000000" w:rsidRDefault="00000000" w:rsidRPr="00000000" w14:paraId="000000AF">
            <w:pPr>
              <w:widowControl w:val="0"/>
              <w:numPr>
                <w:ilvl w:val="0"/>
                <w:numId w:val="2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QC was applied, or the description link doesn't resolve, or the description is inadequate/junk</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B0">
            <w:pPr>
              <w:widowControl w:val="0"/>
              <w:rPr>
                <w:sz w:val="20"/>
                <w:szCs w:val="20"/>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b w:val="1"/>
          <w:bCs w:val="1"/>
        </w:rPr>
      </w:pPr>
      <w:bookmarkStart w:colFirst="0" w:colLast="0" w:name="_liozip636e1q" w:id="7"/>
      <w:bookmarkEnd w:id="7"/>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b w:val="1"/>
          <w:bCs w:val="1"/>
          <w:color w:val="2a4365"/>
          <w:sz w:val="36"/>
          <w:szCs w:val="36"/>
        </w:rPr>
      </w:pPr>
      <w:bookmarkStart w:colFirst="0" w:colLast="0" w:name="_xfer4lgior5f" w:id="8"/>
      <w:bookmarkEnd w:id="8"/>
      <w:r w:rsidDel="00000000" w:rsidR="00000000" w:rsidRPr="00000000">
        <w:rPr>
          <w:b w:val="1"/>
          <w:bCs w:val="1"/>
          <w:rtl w:val="0"/>
        </w:rPr>
        <w:t xml:space="preserve">3. Pre-model Explainability</w:t>
      </w:r>
      <w:r w:rsidDel="00000000" w:rsidR="00000000" w:rsidRPr="00000000">
        <w:rPr>
          <w:rtl w:val="0"/>
        </w:rPr>
      </w:r>
    </w:p>
    <w:tbl>
      <w:tblPr>
        <w:tblStyle w:val="Table4"/>
        <w:tblW w:w="1081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680"/>
        <w:gridCol w:w="3045"/>
        <w:gridCol w:w="6090"/>
        <w:tblGridChange w:id="0">
          <w:tblGrid>
            <w:gridCol w:w="1680"/>
            <w:gridCol w:w="3045"/>
            <w:gridCol w:w="6090"/>
          </w:tblGrid>
        </w:tblGridChange>
      </w:tblGrid>
      <w:tr>
        <w:trPr>
          <w:cantSplit w:val="0"/>
          <w:trHeight w:val="372.8" w:hRule="atLeast"/>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B4">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B5">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B6">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B7">
            <w:pPr>
              <w:widowControl w:val="0"/>
              <w:rPr>
                <w:b w:val="1"/>
                <w:bCs w:val="1"/>
                <w:sz w:val="20"/>
                <w:szCs w:val="20"/>
              </w:rPr>
            </w:pPr>
            <w:r w:rsidDel="00000000" w:rsidR="00000000" w:rsidRPr="00000000">
              <w:rPr>
                <w:b w:val="1"/>
                <w:bCs w:val="1"/>
                <w:sz w:val="20"/>
                <w:szCs w:val="20"/>
                <w:rtl w:val="0"/>
              </w:rPr>
              <w:t xml:space="preserve">3.a Data documentation template</w:t>
            </w:r>
          </w:p>
          <w:p w:rsidR="00000000" w:rsidDel="00000000" w:rsidP="00000000" w:rsidRDefault="00000000" w:rsidRPr="00000000" w14:paraId="000000B8">
            <w:pPr>
              <w:widowControl w:val="0"/>
              <w:rPr>
                <w:b w:val="1"/>
                <w:bCs w:val="1"/>
                <w:sz w:val="20"/>
                <w:szCs w:val="20"/>
              </w:rPr>
            </w:pPr>
            <w:r w:rsidDel="00000000" w:rsidR="00000000" w:rsidRPr="00000000">
              <w:rPr>
                <w:rtl w:val="0"/>
              </w:rPr>
            </w:r>
          </w:p>
          <w:p w:rsidR="00000000" w:rsidDel="00000000" w:rsidP="00000000" w:rsidRDefault="00000000" w:rsidRPr="00000000" w14:paraId="000000B9">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Machine-readable metadata and a linked human-readable document should support a domain-appropriate extension of the original Gebru Datasheets concept for pre-model explainability, as detailed in the present article. Healthsheets information may be a helpful supplement.</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BA">
            <w:pPr>
              <w:widowControl w:val="0"/>
              <w:numPr>
                <w:ilvl w:val="0"/>
                <w:numId w:val="17"/>
              </w:numPr>
              <w:ind w:left="300" w:right="0" w:hanging="360"/>
              <w:rPr>
                <w:sz w:val="20"/>
                <w:szCs w:val="20"/>
              </w:rPr>
            </w:pPr>
            <w:r w:rsidDel="00000000" w:rsidR="00000000" w:rsidRPr="00000000">
              <w:rPr>
                <w:sz w:val="20"/>
                <w:szCs w:val="20"/>
                <w:rtl w:val="0"/>
              </w:rPr>
              <w:t xml:space="preserve">Is there datasheet-style documentation of the dataset as machine-readable metadata?</w:t>
            </w:r>
          </w:p>
          <w:p w:rsidR="00000000" w:rsidDel="00000000" w:rsidP="00000000" w:rsidRDefault="00000000" w:rsidRPr="00000000" w14:paraId="000000BB">
            <w:pPr>
              <w:widowControl w:val="0"/>
              <w:numPr>
                <w:ilvl w:val="0"/>
                <w:numId w:val="17"/>
              </w:numPr>
              <w:spacing w:after="0" w:afterAutospacing="0"/>
              <w:ind w:left="300" w:hanging="360"/>
              <w:rPr>
                <w:sz w:val="20"/>
                <w:szCs w:val="20"/>
              </w:rPr>
            </w:pPr>
            <w:r w:rsidDel="00000000" w:rsidR="00000000" w:rsidRPr="00000000">
              <w:rPr>
                <w:sz w:val="20"/>
                <w:szCs w:val="20"/>
                <w:rtl w:val="0"/>
              </w:rPr>
              <w:t xml:space="preserve">Is there a linked human-readable document, such as Datasheets for Datasets (Gebru et al.)?</w:t>
            </w:r>
          </w:p>
          <w:p w:rsidR="00000000" w:rsidDel="00000000" w:rsidP="00000000" w:rsidRDefault="00000000" w:rsidRPr="00000000" w14:paraId="000000BC">
            <w:pPr>
              <w:numPr>
                <w:ilvl w:val="0"/>
                <w:numId w:val="17"/>
              </w:numPr>
              <w:spacing w:after="240" w:before="0" w:beforeAutospacing="0" w:lineRule="auto"/>
              <w:ind w:left="300" w:hanging="360"/>
              <w:rPr>
                <w:sz w:val="18"/>
                <w:szCs w:val="18"/>
              </w:rPr>
            </w:pPr>
            <w:r w:rsidDel="00000000" w:rsidR="00000000" w:rsidRPr="00000000">
              <w:rPr>
                <w:sz w:val="20"/>
                <w:szCs w:val="20"/>
                <w:rtl w:val="0"/>
              </w:rPr>
              <w:t xml:space="preserve">Does the datasheet substantively address its dimensions (composition, collection, processing, limitations/uses)?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BD">
            <w:pPr>
              <w:widowControl w:val="0"/>
              <w:numPr>
                <w:ilvl w:val="0"/>
                <w:numId w:val="4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Both machine-readable metadata and a linked, human-readable datasheet-style document that substantively covers dataset composition, collection, processing, and known limitations/uses are provided</w:t>
            </w:r>
          </w:p>
          <w:p w:rsidR="00000000" w:rsidDel="00000000" w:rsidP="00000000" w:rsidRDefault="00000000" w:rsidRPr="00000000" w14:paraId="000000BE">
            <w:pPr>
              <w:widowControl w:val="0"/>
              <w:numPr>
                <w:ilvl w:val="0"/>
                <w:numId w:val="4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One is present but not the other, or one or both are present but are thin or partial</w:t>
            </w:r>
          </w:p>
          <w:p w:rsidR="00000000" w:rsidDel="00000000" w:rsidP="00000000" w:rsidRDefault="00000000" w:rsidRPr="00000000" w14:paraId="000000BF">
            <w:pPr>
              <w:widowControl w:val="0"/>
              <w:numPr>
                <w:ilvl w:val="0"/>
                <w:numId w:val="4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Neither is provided</w:t>
            </w:r>
          </w:p>
          <w:p w:rsidR="00000000" w:rsidDel="00000000" w:rsidP="00000000" w:rsidRDefault="00000000" w:rsidRPr="00000000" w14:paraId="000000C0">
            <w:pPr>
              <w:widowControl w:val="0"/>
              <w:ind w:left="0" w:firstLine="0"/>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b w:val="1"/>
                <w:bCs w:val="1"/>
                <w:sz w:val="20"/>
                <w:szCs w:val="20"/>
                <w:rtl w:val="0"/>
              </w:rPr>
              <w:t xml:space="preserve">Scoring rule: </w:t>
            </w:r>
            <w:r w:rsidDel="00000000" w:rsidR="00000000" w:rsidRPr="00000000">
              <w:rPr>
                <w:sz w:val="20"/>
                <w:szCs w:val="20"/>
                <w:rtl w:val="0"/>
              </w:rPr>
              <w:t xml:space="preserve">Score only whether the datasheet exists and covers its dimensions, and do not re-score bias documentation (2.d) or use-case guidance (3.b) here.</w:t>
            </w:r>
          </w:p>
          <w:p w:rsidR="00000000" w:rsidDel="00000000" w:rsidP="00000000" w:rsidRDefault="00000000" w:rsidRPr="00000000" w14:paraId="000000C2">
            <w:pPr>
              <w:rPr>
                <w:sz w:val="20"/>
                <w:szCs w:val="20"/>
              </w:rPr>
            </w:pPr>
            <w:r w:rsidDel="00000000" w:rsidR="00000000" w:rsidRPr="00000000">
              <w:rPr>
                <w:rtl w:val="0"/>
              </w:rPr>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C3">
            <w:pPr>
              <w:widowControl w:val="0"/>
              <w:rPr>
                <w:b w:val="1"/>
                <w:bCs w:val="1"/>
                <w:sz w:val="20"/>
                <w:szCs w:val="20"/>
              </w:rPr>
            </w:pPr>
            <w:r w:rsidDel="00000000" w:rsidR="00000000" w:rsidRPr="00000000">
              <w:rPr>
                <w:b w:val="1"/>
                <w:bCs w:val="1"/>
                <w:sz w:val="20"/>
                <w:szCs w:val="20"/>
                <w:rtl w:val="0"/>
              </w:rPr>
              <w:t xml:space="preserve">3.b Fit for purpose</w:t>
            </w:r>
          </w:p>
          <w:p w:rsidR="00000000" w:rsidDel="00000000" w:rsidP="00000000" w:rsidRDefault="00000000" w:rsidRPr="00000000" w14:paraId="000000C4">
            <w:pPr>
              <w:widowControl w:val="0"/>
              <w:rPr>
                <w:b w:val="1"/>
                <w:bCs w:val="1"/>
                <w:sz w:val="20"/>
                <w:szCs w:val="20"/>
              </w:rPr>
            </w:pPr>
            <w:r w:rsidDel="00000000" w:rsidR="00000000" w:rsidRPr="00000000">
              <w:rPr>
                <w:rtl w:val="0"/>
              </w:rPr>
            </w:r>
          </w:p>
          <w:p w:rsidR="00000000" w:rsidDel="00000000" w:rsidP="00000000" w:rsidRDefault="00000000" w:rsidRPr="00000000" w14:paraId="000000C5">
            <w:pPr>
              <w:widowControl w:val="0"/>
              <w:rPr>
                <w:i w:val="1"/>
                <w:iCs w:val="1"/>
                <w:sz w:val="20"/>
                <w:szCs w:val="20"/>
              </w:rPr>
            </w:pPr>
            <w:r w:rsidDel="00000000" w:rsidR="00000000" w:rsidRPr="00000000">
              <w:rPr>
                <w:sz w:val="20"/>
                <w:szCs w:val="20"/>
                <w:rtl w:val="0"/>
              </w:rPr>
              <w:t xml:space="preserve">Practice:</w:t>
            </w:r>
            <w:r w:rsidDel="00000000" w:rsidR="00000000" w:rsidRPr="00000000">
              <w:rPr>
                <w:i w:val="1"/>
                <w:iCs w:val="1"/>
                <w:sz w:val="20"/>
                <w:szCs w:val="20"/>
                <w:rtl w:val="0"/>
              </w:rPr>
              <w:t xml:space="preserve"> Identify appropriate and inappropriate use cases for the data set. Link to any previously published analyses using this data.</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C6">
            <w:pPr>
              <w:widowControl w:val="0"/>
              <w:numPr>
                <w:ilvl w:val="0"/>
                <w:numId w:val="34"/>
              </w:numPr>
              <w:ind w:left="300" w:hanging="360"/>
              <w:rPr>
                <w:sz w:val="20"/>
                <w:szCs w:val="20"/>
              </w:rPr>
            </w:pPr>
            <w:r w:rsidDel="00000000" w:rsidR="00000000" w:rsidRPr="00000000">
              <w:rPr>
                <w:sz w:val="20"/>
                <w:szCs w:val="20"/>
                <w:rtl w:val="0"/>
              </w:rPr>
              <w:t xml:space="preserve">Does the dataset identify the appropriate and inappropriate use cases, and are there any links to previously published analyses using it?</w:t>
            </w:r>
          </w:p>
          <w:p w:rsidR="00000000" w:rsidDel="00000000" w:rsidP="00000000" w:rsidRDefault="00000000" w:rsidRPr="00000000" w14:paraId="000000C7">
            <w:pPr>
              <w:widowControl w:val="0"/>
              <w:numPr>
                <w:ilvl w:val="0"/>
                <w:numId w:val="34"/>
              </w:numPr>
              <w:ind w:left="300" w:hanging="360"/>
              <w:rPr>
                <w:sz w:val="20"/>
                <w:szCs w:val="20"/>
                <w:u w:val="none"/>
              </w:rPr>
            </w:pPr>
            <w:r w:rsidDel="00000000" w:rsidR="00000000" w:rsidRPr="00000000">
              <w:rPr>
                <w:sz w:val="20"/>
                <w:szCs w:val="20"/>
                <w:rtl w:val="0"/>
              </w:rPr>
              <w:t xml:space="preserve">Were</w:t>
            </w:r>
            <w:r w:rsidDel="00000000" w:rsidR="00000000" w:rsidRPr="00000000">
              <w:rPr>
                <w:sz w:val="20"/>
                <w:szCs w:val="20"/>
                <w:rtl w:val="0"/>
              </w:rPr>
              <w:t xml:space="preserve"> the use cases provided in a structured manner (i.e., Croissant RAI or equivalent)?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C8">
            <w:pPr>
              <w:widowControl w:val="0"/>
              <w:numPr>
                <w:ilvl w:val="0"/>
                <w:numId w:val="1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Appropriate and inappropriate use cases are identified, ideally in structured machine-readable form (e.g., Croissant RAI recommended/prohibited-use fields), and links to prior analyses are provided where such analyses exist</w:t>
            </w:r>
          </w:p>
          <w:p w:rsidR="00000000" w:rsidDel="00000000" w:rsidP="00000000" w:rsidRDefault="00000000" w:rsidRPr="00000000" w14:paraId="000000C9">
            <w:pPr>
              <w:widowControl w:val="0"/>
              <w:numPr>
                <w:ilvl w:val="0"/>
                <w:numId w:val="1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Use cases are identified but only partially (e.g., appropriate uses only, or prose-only with no structured form), or links to prior analysis are missing where these analyses exist</w:t>
            </w:r>
          </w:p>
          <w:p w:rsidR="00000000" w:rsidDel="00000000" w:rsidP="00000000" w:rsidRDefault="00000000" w:rsidRPr="00000000" w14:paraId="000000CA">
            <w:pPr>
              <w:widowControl w:val="0"/>
              <w:numPr>
                <w:ilvl w:val="0"/>
                <w:numId w:val="1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use-case guidance is provided</w:t>
            </w:r>
          </w:p>
          <w:p w:rsidR="00000000" w:rsidDel="00000000" w:rsidP="00000000" w:rsidRDefault="00000000" w:rsidRPr="00000000" w14:paraId="000000CB">
            <w:pPr>
              <w:widowControl w:val="0"/>
              <w:rPr>
                <w:sz w:val="20"/>
                <w:szCs w:val="20"/>
              </w:rPr>
            </w:pPr>
            <w:r w:rsidDel="00000000" w:rsidR="00000000" w:rsidRPr="00000000">
              <w:rPr>
                <w:rtl w:val="0"/>
              </w:rPr>
            </w:r>
          </w:p>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Applicability: "link to prior analyses" is not applicable (N/A) if the dataset is newly released with no published analyses - its absence doesn't count against the score.</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CD">
            <w:pPr>
              <w:widowControl w:val="0"/>
              <w:rPr>
                <w:b w:val="1"/>
                <w:bCs w:val="1"/>
                <w:sz w:val="20"/>
                <w:szCs w:val="20"/>
              </w:rPr>
            </w:pPr>
            <w:r w:rsidDel="00000000" w:rsidR="00000000" w:rsidRPr="00000000">
              <w:rPr>
                <w:b w:val="1"/>
                <w:bCs w:val="1"/>
                <w:sz w:val="20"/>
                <w:szCs w:val="20"/>
                <w:rtl w:val="0"/>
              </w:rPr>
              <w:t xml:space="preserve">3.c Verifiable</w:t>
            </w:r>
          </w:p>
          <w:p w:rsidR="00000000" w:rsidDel="00000000" w:rsidP="00000000" w:rsidRDefault="00000000" w:rsidRPr="00000000" w14:paraId="000000CE">
            <w:pPr>
              <w:widowControl w:val="0"/>
              <w:rPr>
                <w:b w:val="1"/>
                <w:bCs w:val="1"/>
                <w:sz w:val="20"/>
                <w:szCs w:val="20"/>
              </w:rPr>
            </w:pPr>
            <w:r w:rsidDel="00000000" w:rsidR="00000000" w:rsidRPr="00000000">
              <w:rPr>
                <w:rtl w:val="0"/>
              </w:rPr>
            </w:r>
          </w:p>
          <w:p w:rsidR="00000000" w:rsidDel="00000000" w:rsidP="00000000" w:rsidRDefault="00000000" w:rsidRPr="00000000" w14:paraId="000000CF">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a mechanism for ensuring the integrity of each raw or processed dataset, such as a cryptographic hash.</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D0">
            <w:pPr>
              <w:widowControl w:val="0"/>
              <w:numPr>
                <w:ilvl w:val="0"/>
                <w:numId w:val="30"/>
              </w:numPr>
              <w:ind w:left="300" w:hanging="360"/>
              <w:rPr>
                <w:sz w:val="20"/>
                <w:szCs w:val="20"/>
              </w:rPr>
            </w:pPr>
            <w:r w:rsidDel="00000000" w:rsidR="00000000" w:rsidRPr="00000000">
              <w:rPr>
                <w:sz w:val="20"/>
                <w:szCs w:val="20"/>
                <w:rtl w:val="0"/>
              </w:rPr>
              <w:t xml:space="preserve">Is there an integrity mechanism (e.g., cryptographic hash) for each raw or processed dataset, recorded in the metadata that describes it?</w:t>
            </w:r>
          </w:p>
          <w:p w:rsidR="00000000" w:rsidDel="00000000" w:rsidP="00000000" w:rsidRDefault="00000000" w:rsidRPr="00000000" w14:paraId="000000D1">
            <w:pPr>
              <w:widowControl w:val="0"/>
              <w:ind w:left="300" w:firstLine="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D2">
            <w:pPr>
              <w:widowControl w:val="0"/>
              <w:numPr>
                <w:ilvl w:val="0"/>
                <w:numId w:val="38"/>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An integrity mechanism is provided in the metadata for each dataset (e.g., SHA-256 per file/dataset, or a Merkle tree/manifest of hashes covering all components), so metadata and data verifiably reference each other.</w:t>
            </w:r>
          </w:p>
          <w:p w:rsidR="00000000" w:rsidDel="00000000" w:rsidP="00000000" w:rsidRDefault="00000000" w:rsidRPr="00000000" w14:paraId="000000D3">
            <w:pPr>
              <w:widowControl w:val="0"/>
              <w:numPr>
                <w:ilvl w:val="0"/>
                <w:numId w:val="38"/>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An integrity mechanism is provided, but it is incomplete (some datasets/files are covered, others are not), </w:t>
            </w:r>
          </w:p>
          <w:p w:rsidR="00000000" w:rsidDel="00000000" w:rsidP="00000000" w:rsidRDefault="00000000" w:rsidRPr="00000000" w14:paraId="000000D4">
            <w:pPr>
              <w:widowControl w:val="0"/>
              <w:numPr>
                <w:ilvl w:val="0"/>
                <w:numId w:val="38"/>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integrity mechanism is provided</w:t>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b w:val="1"/>
          <w:bCs w:val="1"/>
          <w:color w:val="2a4365"/>
          <w:sz w:val="36"/>
          <w:szCs w:val="36"/>
        </w:rPr>
      </w:pPr>
      <w:bookmarkStart w:colFirst="0" w:colLast="0" w:name="_yzkj05m1k948" w:id="9"/>
      <w:bookmarkEnd w:id="9"/>
      <w:r w:rsidDel="00000000" w:rsidR="00000000" w:rsidRPr="00000000">
        <w:rPr>
          <w:b w:val="1"/>
          <w:bCs w:val="1"/>
          <w:rtl w:val="0"/>
        </w:rPr>
        <w:t xml:space="preserve">4. Ethics  ** Gating **</w:t>
      </w:r>
      <w:r w:rsidDel="00000000" w:rsidR="00000000" w:rsidRPr="00000000">
        <w:rPr>
          <w:rtl w:val="0"/>
        </w:rPr>
      </w:r>
    </w:p>
    <w:tbl>
      <w:tblPr>
        <w:tblStyle w:val="Table5"/>
        <w:tblW w:w="1075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07.5"/>
        <w:gridCol w:w="4207.5"/>
        <w:tblGridChange w:id="0">
          <w:tblGrid>
            <w:gridCol w:w="2340"/>
            <w:gridCol w:w="4207.5"/>
            <w:gridCol w:w="4207.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D7">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D8">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D9">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DA">
            <w:pPr>
              <w:widowControl w:val="0"/>
              <w:rPr>
                <w:b w:val="1"/>
                <w:bCs w:val="1"/>
                <w:sz w:val="20"/>
                <w:szCs w:val="20"/>
              </w:rPr>
            </w:pPr>
            <w:r w:rsidDel="00000000" w:rsidR="00000000" w:rsidRPr="00000000">
              <w:rPr>
                <w:b w:val="1"/>
                <w:bCs w:val="1"/>
                <w:sz w:val="20"/>
                <w:szCs w:val="20"/>
                <w:rtl w:val="0"/>
              </w:rPr>
              <w:t xml:space="preserve">4.a Ethically acquired</w:t>
            </w:r>
          </w:p>
          <w:p w:rsidR="00000000" w:rsidDel="00000000" w:rsidP="00000000" w:rsidRDefault="00000000" w:rsidRPr="00000000" w14:paraId="000000DB">
            <w:pPr>
              <w:widowControl w:val="0"/>
              <w:rPr>
                <w:b w:val="1"/>
                <w:bCs w:val="1"/>
                <w:sz w:val="20"/>
                <w:szCs w:val="20"/>
              </w:rPr>
            </w:pPr>
            <w:r w:rsidDel="00000000" w:rsidR="00000000" w:rsidRPr="00000000">
              <w:rPr>
                <w:rtl w:val="0"/>
              </w:rPr>
            </w:r>
          </w:p>
          <w:p w:rsidR="00000000" w:rsidDel="00000000" w:rsidP="00000000" w:rsidRDefault="00000000" w:rsidRPr="00000000" w14:paraId="000000DC">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Describe ethical data acquisition consistent with accepted principles (e.g., Belmont Report, Menlo Report, CARE Principles) sufficient to evaluate for intended use, along with a management plan.</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DD">
            <w:pPr>
              <w:widowControl w:val="0"/>
              <w:numPr>
                <w:ilvl w:val="0"/>
                <w:numId w:val="50"/>
              </w:numPr>
              <w:ind w:left="300" w:hanging="360"/>
              <w:rPr>
                <w:sz w:val="20"/>
                <w:szCs w:val="20"/>
              </w:rPr>
            </w:pPr>
            <w:r w:rsidDel="00000000" w:rsidR="00000000" w:rsidRPr="00000000">
              <w:rPr>
                <w:sz w:val="20"/>
                <w:szCs w:val="20"/>
                <w:rtl w:val="0"/>
              </w:rPr>
              <w:t xml:space="preserve">Is ethical data acquisition consistent with accepted bioethics principles sufficient to evaluate for the intended use?</w:t>
            </w:r>
          </w:p>
          <w:p w:rsidR="00000000" w:rsidDel="00000000" w:rsidP="00000000" w:rsidRDefault="00000000" w:rsidRPr="00000000" w14:paraId="000000DE">
            <w:pPr>
              <w:widowControl w:val="0"/>
              <w:numPr>
                <w:ilvl w:val="0"/>
                <w:numId w:val="50"/>
              </w:numPr>
              <w:ind w:left="300" w:hanging="360"/>
              <w:rPr>
                <w:sz w:val="20"/>
                <w:szCs w:val="20"/>
              </w:rPr>
            </w:pPr>
            <w:r w:rsidDel="00000000" w:rsidR="00000000" w:rsidRPr="00000000">
              <w:rPr>
                <w:sz w:val="20"/>
                <w:szCs w:val="20"/>
                <w:rtl w:val="0"/>
              </w:rPr>
              <w:t xml:space="preserve">Are the following elements present: IRB/REC protocol, data governance committee chair, and ethics reviewer and institution?</w:t>
            </w:r>
          </w:p>
          <w:p w:rsidR="00000000" w:rsidDel="00000000" w:rsidP="00000000" w:rsidRDefault="00000000" w:rsidRPr="00000000" w14:paraId="000000DF">
            <w:pPr>
              <w:widowControl w:val="0"/>
              <w:numPr>
                <w:ilvl w:val="0"/>
                <w:numId w:val="50"/>
              </w:numPr>
              <w:ind w:left="300" w:hanging="360"/>
              <w:rPr>
                <w:sz w:val="20"/>
                <w:szCs w:val="20"/>
              </w:rPr>
            </w:pPr>
            <w:r w:rsidDel="00000000" w:rsidR="00000000" w:rsidRPr="00000000">
              <w:rPr>
                <w:sz w:val="20"/>
                <w:szCs w:val="20"/>
                <w:rtl w:val="0"/>
              </w:rPr>
              <w:t xml:space="preserve">For Indigenous-sourced data, is CARE principles conformance demonstrated, for example, by describing the composition of the governance committee with tribal representation, etc.?</w:t>
            </w:r>
          </w:p>
          <w:p w:rsidR="00000000" w:rsidDel="00000000" w:rsidP="00000000" w:rsidRDefault="00000000" w:rsidRPr="00000000" w14:paraId="000000E0">
            <w:pPr>
              <w:widowControl w:val="0"/>
              <w:numPr>
                <w:ilvl w:val="0"/>
                <w:numId w:val="50"/>
              </w:numPr>
              <w:ind w:left="300" w:hanging="360"/>
              <w:rPr>
                <w:sz w:val="20"/>
                <w:szCs w:val="20"/>
              </w:rPr>
            </w:pPr>
            <w:r w:rsidDel="00000000" w:rsidR="00000000" w:rsidRPr="00000000">
              <w:rPr>
                <w:sz w:val="20"/>
                <w:szCs w:val="20"/>
                <w:rtl w:val="0"/>
              </w:rPr>
              <w:t xml:space="preserve">Is acquisition legitimate –obtained without theft, coercion, or deception– with required permissions/consent secured?</w:t>
            </w:r>
          </w:p>
          <w:p w:rsidR="00000000" w:rsidDel="00000000" w:rsidP="00000000" w:rsidRDefault="00000000" w:rsidRPr="00000000" w14:paraId="000000E1">
            <w:pPr>
              <w:widowControl w:val="0"/>
              <w:numPr>
                <w:ilvl w:val="0"/>
                <w:numId w:val="50"/>
              </w:numPr>
              <w:ind w:left="300" w:hanging="360"/>
              <w:rPr>
                <w:sz w:val="20"/>
                <w:szCs w:val="20"/>
                <w:u w:val="none"/>
              </w:rPr>
            </w:pPr>
            <w:r w:rsidDel="00000000" w:rsidR="00000000" w:rsidRPr="00000000">
              <w:rPr>
                <w:sz w:val="20"/>
                <w:szCs w:val="20"/>
                <w:rtl w:val="0"/>
              </w:rPr>
              <w:t xml:space="preserve">For retrospective data, is the basis for secondary AI/ML use (e.g., a documented IRB waiver of authorization) explicitly stated in the metadata?</w:t>
            </w:r>
          </w:p>
          <w:p w:rsidR="00000000" w:rsidDel="00000000" w:rsidP="00000000" w:rsidRDefault="00000000" w:rsidRPr="00000000" w14:paraId="000000E2">
            <w:pPr>
              <w:widowControl w:val="0"/>
              <w:numPr>
                <w:ilvl w:val="0"/>
                <w:numId w:val="50"/>
              </w:numPr>
              <w:ind w:left="300" w:hanging="360"/>
              <w:rPr>
                <w:sz w:val="20"/>
                <w:szCs w:val="20"/>
                <w:u w:val="none"/>
              </w:rPr>
            </w:pPr>
            <w:r w:rsidDel="00000000" w:rsidR="00000000" w:rsidRPr="00000000">
              <w:rPr>
                <w:sz w:val="20"/>
                <w:szCs w:val="20"/>
                <w:rtl w:val="0"/>
              </w:rPr>
              <w:t xml:space="preserve">For prospective data, does the documented consent language explicitly cover downstream AI/ML training and potential commercialization?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E3">
            <w:pPr>
              <w:widowControl w:val="0"/>
              <w:numPr>
                <w:ilvl w:val="0"/>
                <w:numId w:val="1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All of the following are present: a</w:t>
            </w:r>
            <w:r w:rsidDel="00000000" w:rsidR="00000000" w:rsidRPr="00000000">
              <w:rPr>
                <w:sz w:val="20"/>
                <w:szCs w:val="20"/>
                <w:rtl w:val="0"/>
              </w:rPr>
              <w:t xml:space="preserve">cquisition is described with the source, including permission or consent basis specifically covering downstream AI/ML use (for prospective data), (or the specific basis for a waiver/exemption (for retrospective data) is explicitly detailed), confirmation of legitimacy of data collection is included, and the DMP/DMSP is linked</w:t>
            </w:r>
            <w:r w:rsidDel="00000000" w:rsidR="00000000" w:rsidRPr="00000000">
              <w:rPr>
                <w:rtl w:val="0"/>
              </w:rPr>
            </w:r>
          </w:p>
          <w:p w:rsidR="00000000" w:rsidDel="00000000" w:rsidP="00000000" w:rsidRDefault="00000000" w:rsidRPr="00000000" w14:paraId="000000E4">
            <w:pPr>
              <w:widowControl w:val="0"/>
              <w:numPr>
                <w:ilvl w:val="0"/>
                <w:numId w:val="1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Acquisition is described, but it is incomplete or generic</w:t>
            </w:r>
          </w:p>
          <w:p w:rsidR="00000000" w:rsidDel="00000000" w:rsidP="00000000" w:rsidRDefault="00000000" w:rsidRPr="00000000" w14:paraId="000000E5">
            <w:pPr>
              <w:widowControl w:val="0"/>
              <w:numPr>
                <w:ilvl w:val="0"/>
                <w:numId w:val="1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acquisition description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E6">
            <w:pPr>
              <w:widowControl w:val="0"/>
              <w:rPr>
                <w:b w:val="1"/>
                <w:bCs w:val="1"/>
                <w:sz w:val="20"/>
                <w:szCs w:val="20"/>
              </w:rPr>
            </w:pPr>
            <w:r w:rsidDel="00000000" w:rsidR="00000000" w:rsidRPr="00000000">
              <w:rPr>
                <w:b w:val="1"/>
                <w:bCs w:val="1"/>
                <w:sz w:val="20"/>
                <w:szCs w:val="20"/>
                <w:rtl w:val="0"/>
              </w:rPr>
              <w:t xml:space="preserve">4.b Ethically managed</w:t>
            </w:r>
          </w:p>
          <w:p w:rsidR="00000000" w:rsidDel="00000000" w:rsidP="00000000" w:rsidRDefault="00000000" w:rsidRPr="00000000" w14:paraId="000000E7">
            <w:pPr>
              <w:widowControl w:val="0"/>
              <w:rPr>
                <w:b w:val="1"/>
                <w:bCs w:val="1"/>
                <w:sz w:val="20"/>
                <w:szCs w:val="20"/>
              </w:rPr>
            </w:pPr>
            <w:r w:rsidDel="00000000" w:rsidR="00000000" w:rsidRPr="00000000">
              <w:rPr>
                <w:rtl w:val="0"/>
              </w:rPr>
            </w:r>
          </w:p>
          <w:p w:rsidR="00000000" w:rsidDel="00000000" w:rsidP="00000000" w:rsidRDefault="00000000" w:rsidRPr="00000000" w14:paraId="000000E8">
            <w:pPr>
              <w:widowControl w:val="0"/>
              <w:rPr>
                <w:i w:val="1"/>
                <w:iCs w:val="1"/>
                <w:sz w:val="20"/>
                <w:szCs w:val="20"/>
              </w:rPr>
            </w:pPr>
            <w:r w:rsidDel="00000000" w:rsidR="00000000" w:rsidRPr="00000000">
              <w:rPr>
                <w:sz w:val="20"/>
                <w:szCs w:val="20"/>
                <w:rtl w:val="0"/>
              </w:rPr>
              <w:t xml:space="preserve">Practice:</w:t>
            </w:r>
            <w:r w:rsidDel="00000000" w:rsidR="00000000" w:rsidRPr="00000000">
              <w:rPr>
                <w:i w:val="1"/>
                <w:iCs w:val="1"/>
                <w:sz w:val="20"/>
                <w:szCs w:val="20"/>
                <w:rtl w:val="0"/>
              </w:rPr>
              <w:t xml:space="preserve"> Data management must align with ethical principles throughout the health AI lifecycle. Indicate privacy-protection processing, if any, sufficient to evaluate ethical status for intended use.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E9">
            <w:pPr>
              <w:widowControl w:val="0"/>
              <w:numPr>
                <w:ilvl w:val="0"/>
                <w:numId w:val="9"/>
              </w:numPr>
              <w:ind w:left="300" w:hanging="360"/>
              <w:rPr>
                <w:sz w:val="20"/>
                <w:szCs w:val="20"/>
              </w:rPr>
            </w:pPr>
            <w:r w:rsidDel="00000000" w:rsidR="00000000" w:rsidRPr="00000000">
              <w:rPr>
                <w:sz w:val="20"/>
                <w:szCs w:val="20"/>
                <w:rtl w:val="0"/>
              </w:rPr>
              <w:t xml:space="preserve">Is data sensitivity properly described in alignment with disclosure risks?</w:t>
            </w:r>
          </w:p>
          <w:p w:rsidR="00000000" w:rsidDel="00000000" w:rsidP="00000000" w:rsidRDefault="00000000" w:rsidRPr="00000000" w14:paraId="000000EA">
            <w:pPr>
              <w:widowControl w:val="0"/>
              <w:numPr>
                <w:ilvl w:val="0"/>
                <w:numId w:val="9"/>
              </w:numPr>
              <w:ind w:left="300" w:hanging="360"/>
              <w:rPr>
                <w:sz w:val="20"/>
                <w:szCs w:val="20"/>
              </w:rPr>
            </w:pPr>
            <w:r w:rsidDel="00000000" w:rsidR="00000000" w:rsidRPr="00000000">
              <w:rPr>
                <w:sz w:val="20"/>
                <w:szCs w:val="20"/>
                <w:rtl w:val="0"/>
              </w:rPr>
              <w:t xml:space="preserve">Is data sensitivity aligned with intended use?</w:t>
            </w:r>
          </w:p>
          <w:p w:rsidR="00000000" w:rsidDel="00000000" w:rsidP="00000000" w:rsidRDefault="00000000" w:rsidRPr="00000000" w14:paraId="000000EB">
            <w:pPr>
              <w:widowControl w:val="0"/>
              <w:numPr>
                <w:ilvl w:val="0"/>
                <w:numId w:val="9"/>
              </w:numPr>
              <w:ind w:left="300" w:hanging="360"/>
              <w:rPr>
                <w:sz w:val="20"/>
                <w:szCs w:val="20"/>
              </w:rPr>
            </w:pPr>
            <w:r w:rsidDel="00000000" w:rsidR="00000000" w:rsidRPr="00000000">
              <w:rPr>
                <w:sz w:val="20"/>
                <w:szCs w:val="20"/>
                <w:rtl w:val="0"/>
              </w:rPr>
              <w:t xml:space="preserve">Is privacy protection described in a way aligned with the above?</w:t>
            </w:r>
          </w:p>
          <w:p w:rsidR="00000000" w:rsidDel="00000000" w:rsidP="00000000" w:rsidRDefault="00000000" w:rsidRPr="00000000" w14:paraId="000000EC">
            <w:pPr>
              <w:widowControl w:val="0"/>
              <w:numPr>
                <w:ilvl w:val="0"/>
                <w:numId w:val="9"/>
              </w:numPr>
              <w:ind w:left="300" w:hanging="360"/>
              <w:rPr>
                <w:sz w:val="20"/>
                <w:szCs w:val="20"/>
                <w:u w:val="none"/>
              </w:rPr>
            </w:pPr>
            <w:r w:rsidDel="00000000" w:rsidR="00000000" w:rsidRPr="00000000">
              <w:rPr>
                <w:sz w:val="20"/>
                <w:szCs w:val="20"/>
                <w:rtl w:val="0"/>
              </w:rPr>
              <w:t xml:space="preserve">Has a formal Privacy Impact Assessment (PIA; or equivalent risk assessment) been conducted for high-sensitivity data types (e.g., biometrics, longitudinal EHR)?</w:t>
            </w:r>
          </w:p>
          <w:p w:rsidR="00000000" w:rsidDel="00000000" w:rsidP="00000000" w:rsidRDefault="00000000" w:rsidRPr="00000000" w14:paraId="000000ED">
            <w:pPr>
              <w:widowControl w:val="0"/>
              <w:numPr>
                <w:ilvl w:val="0"/>
                <w:numId w:val="9"/>
              </w:numPr>
              <w:ind w:left="300" w:hanging="360"/>
              <w:rPr>
                <w:sz w:val="20"/>
                <w:szCs w:val="20"/>
                <w:u w:val="none"/>
              </w:rPr>
            </w:pPr>
            <w:r w:rsidDel="00000000" w:rsidR="00000000" w:rsidRPr="00000000">
              <w:rPr>
                <w:sz w:val="20"/>
                <w:szCs w:val="20"/>
                <w:rtl w:val="0"/>
              </w:rPr>
              <w:t xml:space="preserve">Is there a documented procedure or commitment to periodically reassess re-identification risks as new data linkage technologies emerge?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EE">
            <w:pPr>
              <w:widowControl w:val="0"/>
              <w:numPr>
                <w:ilvl w:val="0"/>
                <w:numId w:val="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DMP/DMSP content substantively describes management appropriate to that sensitivity. A PIA or equivalent risk assessment for high-sensitivity data exists</w:t>
            </w:r>
            <w:r w:rsidDel="00000000" w:rsidR="00000000" w:rsidRPr="00000000">
              <w:rPr>
                <w:sz w:val="20"/>
                <w:szCs w:val="20"/>
                <w:rtl w:val="0"/>
              </w:rPr>
              <w:t xml:space="preserve"> OR the data is documented as low-sensitivity with no privacy processing required, and that determination is justified</w:t>
            </w:r>
            <w:r w:rsidDel="00000000" w:rsidR="00000000" w:rsidRPr="00000000">
              <w:rPr>
                <w:sz w:val="20"/>
                <w:szCs w:val="20"/>
                <w:rtl w:val="0"/>
              </w:rPr>
              <w:t xml:space="preserve">. A documented plan for periodic </w:t>
            </w:r>
            <w:r w:rsidDel="00000000" w:rsidR="00000000" w:rsidRPr="00000000">
              <w:rPr>
                <w:sz w:val="20"/>
                <w:szCs w:val="20"/>
                <w:rtl w:val="0"/>
              </w:rPr>
              <w:t xml:space="preserve">reassessment</w:t>
            </w:r>
            <w:r w:rsidDel="00000000" w:rsidR="00000000" w:rsidRPr="00000000">
              <w:rPr>
                <w:sz w:val="20"/>
                <w:szCs w:val="20"/>
                <w:rtl w:val="0"/>
              </w:rPr>
              <w:t xml:space="preserve"> of </w:t>
            </w:r>
            <w:r w:rsidDel="00000000" w:rsidR="00000000" w:rsidRPr="00000000">
              <w:rPr>
                <w:sz w:val="20"/>
                <w:szCs w:val="20"/>
                <w:rtl w:val="0"/>
              </w:rPr>
              <w:t xml:space="preserve">re-identification</w:t>
            </w:r>
            <w:r w:rsidDel="00000000" w:rsidR="00000000" w:rsidRPr="00000000">
              <w:rPr>
                <w:sz w:val="20"/>
                <w:szCs w:val="20"/>
                <w:rtl w:val="0"/>
              </w:rPr>
              <w:t xml:space="preserve"> risks is detailed for </w:t>
            </w:r>
            <w:r w:rsidDel="00000000" w:rsidR="00000000" w:rsidRPr="00000000">
              <w:rPr>
                <w:sz w:val="20"/>
                <w:szCs w:val="20"/>
                <w:rtl w:val="0"/>
              </w:rPr>
              <w:t xml:space="preserve">sensitive</w:t>
            </w:r>
            <w:r w:rsidDel="00000000" w:rsidR="00000000" w:rsidRPr="00000000">
              <w:rPr>
                <w:sz w:val="20"/>
                <w:szCs w:val="20"/>
                <w:rtl w:val="0"/>
              </w:rPr>
              <w:t xml:space="preserve"> data. </w:t>
            </w:r>
          </w:p>
          <w:p w:rsidR="00000000" w:rsidDel="00000000" w:rsidP="00000000" w:rsidRDefault="00000000" w:rsidRPr="00000000" w14:paraId="000000EF">
            <w:pPr>
              <w:widowControl w:val="0"/>
              <w:numPr>
                <w:ilvl w:val="0"/>
                <w:numId w:val="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Privacy protection is inadequate, and/or formal PIAs or reassessment plans are absent for sensitive data. </w:t>
            </w:r>
          </w:p>
          <w:p w:rsidR="00000000" w:rsidDel="00000000" w:rsidP="00000000" w:rsidRDefault="00000000" w:rsidRPr="00000000" w14:paraId="000000F0">
            <w:pPr>
              <w:widowControl w:val="0"/>
              <w:numPr>
                <w:ilvl w:val="0"/>
                <w:numId w:val="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There is no management description where sensitivity requires it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F1">
            <w:pPr>
              <w:widowControl w:val="0"/>
              <w:rPr>
                <w:b w:val="1"/>
                <w:bCs w:val="1"/>
                <w:sz w:val="20"/>
                <w:szCs w:val="20"/>
              </w:rPr>
            </w:pPr>
            <w:r w:rsidDel="00000000" w:rsidR="00000000" w:rsidRPr="00000000">
              <w:rPr>
                <w:b w:val="1"/>
                <w:bCs w:val="1"/>
                <w:sz w:val="20"/>
                <w:szCs w:val="20"/>
                <w:rtl w:val="0"/>
              </w:rPr>
              <w:t xml:space="preserve">4.c Ethically Disseminated</w:t>
            </w:r>
          </w:p>
          <w:p w:rsidR="00000000" w:rsidDel="00000000" w:rsidP="00000000" w:rsidRDefault="00000000" w:rsidRPr="00000000" w14:paraId="000000F2">
            <w:pPr>
              <w:widowControl w:val="0"/>
              <w:rPr>
                <w:b w:val="1"/>
                <w:bCs w:val="1"/>
                <w:sz w:val="20"/>
                <w:szCs w:val="20"/>
              </w:rPr>
            </w:pPr>
            <w:r w:rsidDel="00000000" w:rsidR="00000000" w:rsidRPr="00000000">
              <w:rPr>
                <w:rtl w:val="0"/>
              </w:rPr>
            </w:r>
          </w:p>
          <w:p w:rsidR="00000000" w:rsidDel="00000000" w:rsidP="00000000" w:rsidRDefault="00000000" w:rsidRPr="00000000" w14:paraId="000000F3">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Specify a licensing agreement and/or data use agreement (DUA) on as open terms as ethical and sustainability considerations permit. Specify contact information for a data access committee.</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F4">
            <w:pPr>
              <w:widowControl w:val="0"/>
              <w:numPr>
                <w:ilvl w:val="0"/>
                <w:numId w:val="8"/>
              </w:numPr>
              <w:ind w:left="300" w:hanging="360"/>
              <w:rPr>
                <w:sz w:val="20"/>
                <w:szCs w:val="20"/>
              </w:rPr>
            </w:pPr>
            <w:r w:rsidDel="00000000" w:rsidR="00000000" w:rsidRPr="00000000">
              <w:rPr>
                <w:sz w:val="20"/>
                <w:szCs w:val="20"/>
                <w:rtl w:val="0"/>
              </w:rPr>
              <w:t xml:space="preserve">Assuming a license and/or DUA exists, are the permitted and prohibited uses ethically justified (i.e., “as open as possible, as closed as necessary” based on privacy/population risks)?</w:t>
            </w:r>
          </w:p>
          <w:p w:rsidR="00000000" w:rsidDel="00000000" w:rsidP="00000000" w:rsidRDefault="00000000" w:rsidRPr="00000000" w14:paraId="000000F5">
            <w:pPr>
              <w:widowControl w:val="0"/>
              <w:numPr>
                <w:ilvl w:val="0"/>
                <w:numId w:val="8"/>
              </w:numPr>
              <w:ind w:left="300" w:hanging="360"/>
              <w:rPr>
                <w:sz w:val="20"/>
                <w:szCs w:val="20"/>
                <w:u w:val="none"/>
              </w:rPr>
            </w:pPr>
            <w:r w:rsidDel="00000000" w:rsidR="00000000" w:rsidRPr="00000000">
              <w:rPr>
                <w:sz w:val="20"/>
                <w:szCs w:val="20"/>
                <w:rtl w:val="0"/>
              </w:rPr>
              <w:t xml:space="preserve">Where the modality warrants it, do the DUA(s) include explicit ethical prohibitions relevant to the specific data modality (e.g., prohibiting biometric synthesis, identity cloning, or discriminatory use) that go beyond minimum legal requirements?</w:t>
            </w:r>
            <w:r w:rsidDel="00000000" w:rsidR="00000000" w:rsidRPr="00000000">
              <w:rPr>
                <w:rtl w:val="0"/>
              </w:rPr>
            </w:r>
          </w:p>
          <w:p w:rsidR="00000000" w:rsidDel="00000000" w:rsidP="00000000" w:rsidRDefault="00000000" w:rsidRPr="00000000" w14:paraId="000000F6">
            <w:pPr>
              <w:widowControl w:val="0"/>
              <w:numPr>
                <w:ilvl w:val="0"/>
                <w:numId w:val="8"/>
              </w:numPr>
              <w:ind w:left="300" w:hanging="360"/>
              <w:rPr>
                <w:sz w:val="20"/>
                <w:szCs w:val="20"/>
              </w:rPr>
            </w:pPr>
            <w:r w:rsidDel="00000000" w:rsidR="00000000" w:rsidRPr="00000000">
              <w:rPr>
                <w:sz w:val="20"/>
                <w:szCs w:val="20"/>
                <w:rtl w:val="0"/>
              </w:rPr>
              <w:t xml:space="preserve">If the dataset requires controlled access, is active information for a Data Access Committee (DAC) provided?</w:t>
            </w:r>
          </w:p>
          <w:p w:rsidR="00000000" w:rsidDel="00000000" w:rsidP="00000000" w:rsidRDefault="00000000" w:rsidRPr="00000000" w14:paraId="000000F7">
            <w:pPr>
              <w:widowControl w:val="0"/>
              <w:ind w:left="300" w:firstLine="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F8">
            <w:pPr>
              <w:widowControl w:val="0"/>
              <w:numPr>
                <w:ilvl w:val="0"/>
                <w:numId w:val="31"/>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The dataset is ethically cleared for fully open access under a license that clearly defines permitted and prohibited ethical boundaries. </w:t>
              <w:br w:type="textWrapping"/>
              <w:t xml:space="preserve">OR, for controlled-access datasets, the qualitative terms of the DUA do not unjustifiably restrict use, explicit modality-specific ethical prohibitions are clearly defined where required, and active contact information for a Data Access Committee (DAC) is present. Modality-specific prohibitions are required where the data itself can be used to synthesize, impersonate, or re-identify an individual beyond what a general re-identification prohibition addresses; for example, raw voice or speech, personal genomes, face or full-head imaging, dense longitudinal geolocation.</w:t>
            </w:r>
            <w:r w:rsidDel="00000000" w:rsidR="00000000" w:rsidRPr="00000000">
              <w:rPr>
                <w:rtl w:val="0"/>
              </w:rPr>
            </w:r>
          </w:p>
          <w:p w:rsidR="00000000" w:rsidDel="00000000" w:rsidP="00000000" w:rsidRDefault="00000000" w:rsidRPr="00000000" w14:paraId="000000F9">
            <w:pPr>
              <w:widowControl w:val="0"/>
              <w:numPr>
                <w:ilvl w:val="0"/>
                <w:numId w:val="31"/>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T</w:t>
            </w:r>
            <w:r w:rsidDel="00000000" w:rsidR="00000000" w:rsidRPr="00000000">
              <w:rPr>
                <w:sz w:val="20"/>
                <w:szCs w:val="20"/>
                <w:rtl w:val="0"/>
              </w:rPr>
              <w:t xml:space="preserve">he terms of access are more restrictive than ethically warranted; use boundaries are vague; access is controlled, and the DAC contact is missing. </w:t>
              <w:br w:type="textWrapping"/>
              <w:t xml:space="preserve">OR, the DUA is well-scoped with an active DAC contact but lacks modality-specific ethical prohibitions where the modality warrants them.</w:t>
            </w:r>
            <w:r w:rsidDel="00000000" w:rsidR="00000000" w:rsidRPr="00000000">
              <w:rPr>
                <w:rtl w:val="0"/>
              </w:rPr>
            </w:r>
          </w:p>
          <w:p w:rsidR="00000000" w:rsidDel="00000000" w:rsidP="00000000" w:rsidRDefault="00000000" w:rsidRPr="00000000" w14:paraId="000000FA">
            <w:pPr>
              <w:widowControl w:val="0"/>
              <w:numPr>
                <w:ilvl w:val="0"/>
                <w:numId w:val="31"/>
              </w:numPr>
              <w:ind w:left="300" w:hanging="360"/>
              <w:rPr>
                <w:sz w:val="20"/>
                <w:szCs w:val="20"/>
                <w:u w:val="none"/>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Access is controlled without any defined ethical framework or oversight mechanisms, or the dataset is openly released with no defined ethical terms.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FB">
            <w:pPr>
              <w:widowControl w:val="0"/>
              <w:rPr>
                <w:b w:val="1"/>
                <w:bCs w:val="1"/>
                <w:sz w:val="20"/>
                <w:szCs w:val="20"/>
              </w:rPr>
            </w:pPr>
            <w:r w:rsidDel="00000000" w:rsidR="00000000" w:rsidRPr="00000000">
              <w:rPr>
                <w:b w:val="1"/>
                <w:bCs w:val="1"/>
                <w:sz w:val="20"/>
                <w:szCs w:val="20"/>
                <w:rtl w:val="0"/>
              </w:rPr>
              <w:t xml:space="preserve">4.d Secure</w:t>
            </w:r>
          </w:p>
          <w:p w:rsidR="00000000" w:rsidDel="00000000" w:rsidP="00000000" w:rsidRDefault="00000000" w:rsidRPr="00000000" w14:paraId="000000FC">
            <w:pPr>
              <w:widowControl w:val="0"/>
              <w:rPr>
                <w:b w:val="1"/>
                <w:bCs w:val="1"/>
                <w:sz w:val="20"/>
                <w:szCs w:val="20"/>
              </w:rPr>
            </w:pPr>
            <w:r w:rsidDel="00000000" w:rsidR="00000000" w:rsidRPr="00000000">
              <w:rPr>
                <w:rtl w:val="0"/>
              </w:rPr>
            </w:r>
          </w:p>
          <w:p w:rsidR="00000000" w:rsidDel="00000000" w:rsidP="00000000" w:rsidRDefault="00000000" w:rsidRPr="00000000" w14:paraId="000000FD">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Specify security requirements for storing and accessing this data, e.g., “public”, “controlled access only”, etc.</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FE">
            <w:pPr>
              <w:widowControl w:val="0"/>
              <w:numPr>
                <w:ilvl w:val="0"/>
                <w:numId w:val="28"/>
              </w:numPr>
              <w:ind w:left="300" w:hanging="360"/>
              <w:rPr>
                <w:sz w:val="20"/>
                <w:szCs w:val="20"/>
              </w:rPr>
            </w:pPr>
            <w:r w:rsidDel="00000000" w:rsidR="00000000" w:rsidRPr="00000000">
              <w:rPr>
                <w:sz w:val="20"/>
                <w:szCs w:val="20"/>
                <w:rtl w:val="0"/>
              </w:rPr>
              <w:t xml:space="preserve">Are security requirements for storing and accessing the dataset specified, following standards such as HL7’s Confidentiality security labels (</w:t>
            </w:r>
            <w:hyperlink r:id="rId13">
              <w:r w:rsidDel="00000000" w:rsidR="00000000" w:rsidRPr="00000000">
                <w:rPr>
                  <w:color w:val="1155cc"/>
                  <w:sz w:val="20"/>
                  <w:szCs w:val="20"/>
                  <w:u w:val="single"/>
                  <w:rtl w:val="0"/>
                </w:rPr>
                <w:t xml:space="preserve">http://terminology.hl7.org/ValueSet/v3-Confidentiality</w:t>
              </w:r>
            </w:hyperlink>
            <w:r w:rsidDel="00000000" w:rsidR="00000000" w:rsidRPr="00000000">
              <w:rPr>
                <w:sz w:val="20"/>
                <w:szCs w:val="20"/>
                <w:rtl w:val="0"/>
              </w:rPr>
              <w:t xml:space="preserve">)</w:t>
            </w: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FF">
            <w:pPr>
              <w:widowControl w:val="0"/>
              <w:numPr>
                <w:ilvl w:val="0"/>
                <w:numId w:val="25"/>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Security level metadata is provided, indicating whether or not any level of protection is required to safeguard sensitive information contained in the dataset. These security requirements are specified using a standard, such as HL7 security labels.</w:t>
            </w:r>
          </w:p>
          <w:p w:rsidR="00000000" w:rsidDel="00000000" w:rsidP="00000000" w:rsidRDefault="00000000" w:rsidRPr="00000000" w14:paraId="00000100">
            <w:pPr>
              <w:widowControl w:val="0"/>
              <w:numPr>
                <w:ilvl w:val="0"/>
                <w:numId w:val="25"/>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Security level is specified in prose, without reference to a standard vocabulary.</w:t>
            </w:r>
          </w:p>
          <w:p w:rsidR="00000000" w:rsidDel="00000000" w:rsidP="00000000" w:rsidRDefault="00000000" w:rsidRPr="00000000" w14:paraId="00000101">
            <w:pPr>
              <w:widowControl w:val="0"/>
              <w:numPr>
                <w:ilvl w:val="0"/>
                <w:numId w:val="25"/>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security level metadata is provided, or the declared security level is not enforced, meaning controlled-access data is retrievable without authorization or authorized users are blocked.</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b w:val="1"/>
          <w:bCs w:val="1"/>
        </w:rPr>
      </w:pPr>
      <w:bookmarkStart w:colFirst="0" w:colLast="0" w:name="_ehu9h09suzr3" w:id="10"/>
      <w:bookmarkEnd w:id="10"/>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b w:val="1"/>
          <w:bCs w:val="1"/>
          <w:color w:val="2a4365"/>
          <w:sz w:val="36"/>
          <w:szCs w:val="36"/>
        </w:rPr>
      </w:pPr>
      <w:bookmarkStart w:colFirst="0" w:colLast="0" w:name="_78yyq4f65c5s" w:id="11"/>
      <w:bookmarkEnd w:id="11"/>
      <w:r w:rsidDel="00000000" w:rsidR="00000000" w:rsidRPr="00000000">
        <w:rPr>
          <w:b w:val="1"/>
          <w:bCs w:val="1"/>
          <w:rtl w:val="0"/>
        </w:rPr>
        <w:t xml:space="preserve">5. Sustainability </w:t>
      </w:r>
      <w:r w:rsidDel="00000000" w:rsidR="00000000" w:rsidRPr="00000000">
        <w:rPr>
          <w:rtl w:val="0"/>
        </w:rPr>
      </w:r>
    </w:p>
    <w:tbl>
      <w:tblPr>
        <w:tblStyle w:val="Table6"/>
        <w:tblW w:w="1080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30"/>
        <w:gridCol w:w="4230"/>
        <w:tblGridChange w:id="0">
          <w:tblGrid>
            <w:gridCol w:w="2340"/>
            <w:gridCol w:w="4230"/>
            <w:gridCol w:w="423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05">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06">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07">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08">
            <w:pPr>
              <w:widowControl w:val="0"/>
              <w:rPr>
                <w:b w:val="1"/>
                <w:bCs w:val="1"/>
                <w:sz w:val="20"/>
                <w:szCs w:val="20"/>
              </w:rPr>
            </w:pPr>
            <w:r w:rsidDel="00000000" w:rsidR="00000000" w:rsidRPr="00000000">
              <w:rPr>
                <w:b w:val="1"/>
                <w:bCs w:val="1"/>
                <w:sz w:val="20"/>
                <w:szCs w:val="20"/>
                <w:rtl w:val="0"/>
              </w:rPr>
              <w:t xml:space="preserve">5.a Persistent</w:t>
            </w:r>
          </w:p>
          <w:p w:rsidR="00000000" w:rsidDel="00000000" w:rsidP="00000000" w:rsidRDefault="00000000" w:rsidRPr="00000000" w14:paraId="00000109">
            <w:pPr>
              <w:widowControl w:val="0"/>
              <w:rPr>
                <w:b w:val="1"/>
                <w:bCs w:val="1"/>
                <w:sz w:val="20"/>
                <w:szCs w:val="20"/>
              </w:rPr>
            </w:pPr>
            <w:r w:rsidDel="00000000" w:rsidR="00000000" w:rsidRPr="00000000">
              <w:rPr>
                <w:rtl w:val="0"/>
              </w:rPr>
            </w:r>
          </w:p>
          <w:p w:rsidR="00000000" w:rsidDel="00000000" w:rsidP="00000000" w:rsidRDefault="00000000" w:rsidRPr="00000000" w14:paraId="0000010A">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Ensure unprocessed data is preserved in an archive that complies with privacy laws and retention guidelines, enabling future reprocessing and publishing of revised data.</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0B">
            <w:pPr>
              <w:widowControl w:val="0"/>
              <w:numPr>
                <w:ilvl w:val="0"/>
                <w:numId w:val="52"/>
              </w:numPr>
              <w:ind w:left="300" w:hanging="360"/>
              <w:rPr>
                <w:sz w:val="20"/>
                <w:szCs w:val="20"/>
              </w:rPr>
            </w:pPr>
            <w:r w:rsidDel="00000000" w:rsidR="00000000" w:rsidRPr="00000000">
              <w:rPr>
                <w:sz w:val="20"/>
                <w:szCs w:val="20"/>
                <w:rtl w:val="0"/>
              </w:rPr>
              <w:t xml:space="preserve">Is all unprocessed/raw </w:t>
            </w:r>
            <w:r w:rsidDel="00000000" w:rsidR="00000000" w:rsidRPr="00000000">
              <w:rPr>
                <w:sz w:val="20"/>
                <w:szCs w:val="20"/>
                <w:rtl w:val="0"/>
              </w:rPr>
              <w:t xml:space="preserve">data</w:t>
            </w:r>
            <w:r w:rsidDel="00000000" w:rsidR="00000000" w:rsidRPr="00000000">
              <w:rPr>
                <w:sz w:val="20"/>
                <w:szCs w:val="20"/>
                <w:rtl w:val="0"/>
              </w:rPr>
              <w:t xml:space="preserve"> preserved in an archive that supports retention and future reprocessing?</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0C">
            <w:pPr>
              <w:widowControl w:val="0"/>
              <w:numPr>
                <w:ilvl w:val="0"/>
                <w:numId w:val="57"/>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Raw data is preserved in a domain-appropriate repository, with a persistent identifier and a retention commitment</w:t>
            </w:r>
          </w:p>
          <w:p w:rsidR="00000000" w:rsidDel="00000000" w:rsidP="00000000" w:rsidRDefault="00000000" w:rsidRPr="00000000" w14:paraId="0000010D">
            <w:pPr>
              <w:widowControl w:val="0"/>
              <w:numPr>
                <w:ilvl w:val="0"/>
                <w:numId w:val="57"/>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Raw data is preserved but only in non-sustainable storage (no PID, or mutable hosting with no retention commitment)</w:t>
            </w:r>
          </w:p>
          <w:p w:rsidR="00000000" w:rsidDel="00000000" w:rsidP="00000000" w:rsidRDefault="00000000" w:rsidRPr="00000000" w14:paraId="0000010E">
            <w:pPr>
              <w:widowControl w:val="0"/>
              <w:numPr>
                <w:ilvl w:val="0"/>
                <w:numId w:val="57"/>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Raw data is not preserved (only processed/derived data available)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0F">
            <w:pPr>
              <w:widowControl w:val="0"/>
              <w:rPr>
                <w:b w:val="1"/>
                <w:bCs w:val="1"/>
                <w:sz w:val="20"/>
                <w:szCs w:val="20"/>
              </w:rPr>
            </w:pPr>
            <w:r w:rsidDel="00000000" w:rsidR="00000000" w:rsidRPr="00000000">
              <w:rPr>
                <w:b w:val="1"/>
                <w:bCs w:val="1"/>
                <w:sz w:val="20"/>
                <w:szCs w:val="20"/>
                <w:rtl w:val="0"/>
              </w:rPr>
              <w:t xml:space="preserve">5.b Domain-appropriate</w:t>
            </w:r>
          </w:p>
          <w:p w:rsidR="00000000" w:rsidDel="00000000" w:rsidP="00000000" w:rsidRDefault="00000000" w:rsidRPr="00000000" w14:paraId="00000110">
            <w:pPr>
              <w:widowControl w:val="0"/>
              <w:rPr>
                <w:b w:val="1"/>
                <w:bCs w:val="1"/>
                <w:sz w:val="20"/>
                <w:szCs w:val="20"/>
              </w:rPr>
            </w:pPr>
            <w:r w:rsidDel="00000000" w:rsidR="00000000" w:rsidRPr="00000000">
              <w:rPr>
                <w:rtl w:val="0"/>
              </w:rPr>
            </w:r>
          </w:p>
          <w:p w:rsidR="00000000" w:rsidDel="00000000" w:rsidP="00000000" w:rsidRDefault="00000000" w:rsidRPr="00000000" w14:paraId="00000111">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Ensure single-domain raw or processed data are deposited in a FAIR, domain-appropriate specialist repository if available.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12">
            <w:pPr>
              <w:widowControl w:val="0"/>
              <w:numPr>
                <w:ilvl w:val="0"/>
                <w:numId w:val="21"/>
              </w:numPr>
              <w:ind w:left="300" w:hanging="360"/>
              <w:rPr>
                <w:sz w:val="20"/>
                <w:szCs w:val="20"/>
              </w:rPr>
            </w:pPr>
            <w:r w:rsidDel="00000000" w:rsidR="00000000" w:rsidRPr="00000000">
              <w:rPr>
                <w:sz w:val="20"/>
                <w:szCs w:val="20"/>
                <w:rtl w:val="0"/>
              </w:rPr>
              <w:t xml:space="preserve">For single-domain data, is it deposited in the repository the domain community treats as appropriate, where one is available for this data? </w:t>
            </w:r>
          </w:p>
          <w:p w:rsidR="00000000" w:rsidDel="00000000" w:rsidP="00000000" w:rsidRDefault="00000000" w:rsidRPr="00000000" w14:paraId="00000113">
            <w:pPr>
              <w:widowControl w:val="0"/>
              <w:numPr>
                <w:ilvl w:val="0"/>
                <w:numId w:val="21"/>
              </w:numPr>
              <w:ind w:left="300" w:hanging="360"/>
              <w:rPr>
                <w:sz w:val="20"/>
                <w:szCs w:val="20"/>
                <w:u w:val="none"/>
              </w:rPr>
            </w:pPr>
            <w:r w:rsidDel="00000000" w:rsidR="00000000" w:rsidRPr="00000000">
              <w:rPr>
                <w:sz w:val="20"/>
                <w:szCs w:val="20"/>
                <w:rtl w:val="0"/>
              </w:rPr>
              <w:t xml:space="preserve">For multi-domain data, is it deposited in a widely recognized generalist repository (e.g., NIH GREI participants)?</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14">
            <w:pPr>
              <w:widowControl w:val="0"/>
              <w:numPr>
                <w:ilvl w:val="0"/>
                <w:numId w:val="20"/>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A specialist domain repository was used where one exists and accepts this data type, or no specialist repository exists, and a recognized generalist repository was used.</w:t>
            </w:r>
          </w:p>
          <w:p w:rsidR="00000000" w:rsidDel="00000000" w:rsidP="00000000" w:rsidRDefault="00000000" w:rsidRPr="00000000" w14:paraId="00000115">
            <w:pPr>
              <w:widowControl w:val="0"/>
              <w:numPr>
                <w:ilvl w:val="0"/>
                <w:numId w:val="20"/>
              </w:numPr>
              <w:ind w:left="300" w:hanging="360"/>
              <w:rPr>
                <w:sz w:val="20"/>
                <w:szCs w:val="20"/>
              </w:rPr>
            </w:pPr>
            <w:commentRangeStart w:id="0"/>
            <w:commentRangeStart w:id="1"/>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Data is deposited in a generalist repository even though a specialist domain-appropriate repository that accepts this type of data exists and is accepted by the community.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6">
            <w:pPr>
              <w:widowControl w:val="0"/>
              <w:numPr>
                <w:ilvl w:val="0"/>
                <w:numId w:val="20"/>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Data was not deposited in any domain-accepted repository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17">
            <w:pPr>
              <w:widowControl w:val="0"/>
              <w:rPr>
                <w:b w:val="1"/>
                <w:bCs w:val="1"/>
                <w:sz w:val="20"/>
                <w:szCs w:val="20"/>
              </w:rPr>
            </w:pPr>
            <w:r w:rsidDel="00000000" w:rsidR="00000000" w:rsidRPr="00000000">
              <w:rPr>
                <w:b w:val="1"/>
                <w:bCs w:val="1"/>
                <w:sz w:val="20"/>
                <w:szCs w:val="20"/>
                <w:rtl w:val="0"/>
              </w:rPr>
              <w:t xml:space="preserve">5.c Well-governed</w:t>
            </w:r>
          </w:p>
          <w:p w:rsidR="00000000" w:rsidDel="00000000" w:rsidP="00000000" w:rsidRDefault="00000000" w:rsidRPr="00000000" w14:paraId="00000118">
            <w:pPr>
              <w:widowControl w:val="0"/>
              <w:rPr>
                <w:b w:val="1"/>
                <w:bCs w:val="1"/>
                <w:sz w:val="20"/>
                <w:szCs w:val="20"/>
              </w:rPr>
            </w:pPr>
            <w:r w:rsidDel="00000000" w:rsidR="00000000" w:rsidRPr="00000000">
              <w:rPr>
                <w:rtl w:val="0"/>
              </w:rPr>
            </w:r>
          </w:p>
          <w:p w:rsidR="00000000" w:rsidDel="00000000" w:rsidP="00000000" w:rsidRDefault="00000000" w:rsidRPr="00000000" w14:paraId="00000119">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Implement a data governance model before data capture, including a repository that facilitates data stewardship in the future and governance that accounts for maintenance, terms, policy changes, and fairness.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1A">
            <w:pPr>
              <w:widowControl w:val="0"/>
              <w:numPr>
                <w:ilvl w:val="0"/>
                <w:numId w:val="3"/>
              </w:numPr>
              <w:ind w:left="300" w:hanging="360"/>
              <w:rPr>
                <w:sz w:val="20"/>
                <w:szCs w:val="20"/>
              </w:rPr>
            </w:pPr>
            <w:r w:rsidDel="00000000" w:rsidR="00000000" w:rsidRPr="00000000">
              <w:rPr>
                <w:sz w:val="20"/>
                <w:szCs w:val="20"/>
                <w:rtl w:val="0"/>
              </w:rPr>
              <w:t xml:space="preserve">Is a formal Data Management Plan (DMP) or long-term governance explicitly linked (i.e., via rai:dataReleaseMaintenancePlan)?</w:t>
            </w:r>
          </w:p>
          <w:p w:rsidR="00000000" w:rsidDel="00000000" w:rsidP="00000000" w:rsidRDefault="00000000" w:rsidRPr="00000000" w14:paraId="0000011B">
            <w:pPr>
              <w:widowControl w:val="0"/>
              <w:numPr>
                <w:ilvl w:val="0"/>
                <w:numId w:val="3"/>
              </w:numPr>
              <w:ind w:left="300" w:hanging="360"/>
              <w:rPr>
                <w:sz w:val="20"/>
                <w:szCs w:val="20"/>
              </w:rPr>
            </w:pPr>
            <w:r w:rsidDel="00000000" w:rsidR="00000000" w:rsidRPr="00000000">
              <w:rPr>
                <w:sz w:val="20"/>
                <w:szCs w:val="20"/>
                <w:rtl w:val="0"/>
              </w:rPr>
              <w:t xml:space="preserve">Does the linked governance plan </w:t>
            </w:r>
            <w:r w:rsidDel="00000000" w:rsidR="00000000" w:rsidRPr="00000000">
              <w:rPr>
                <w:sz w:val="20"/>
                <w:szCs w:val="20"/>
                <w:rtl w:val="0"/>
              </w:rPr>
              <w:t xml:space="preserve">actively</w:t>
            </w:r>
            <w:r w:rsidDel="00000000" w:rsidR="00000000" w:rsidRPr="00000000">
              <w:rPr>
                <w:sz w:val="20"/>
                <w:szCs w:val="20"/>
                <w:rtl w:val="0"/>
              </w:rPr>
              <w:t xml:space="preserve"> account for future </w:t>
            </w:r>
            <w:r w:rsidDel="00000000" w:rsidR="00000000" w:rsidRPr="00000000">
              <w:rPr>
                <w:sz w:val="20"/>
                <w:szCs w:val="20"/>
                <w:rtl w:val="0"/>
              </w:rPr>
              <w:t xml:space="preserve">repository</w:t>
            </w:r>
            <w:r w:rsidDel="00000000" w:rsidR="00000000" w:rsidRPr="00000000">
              <w:rPr>
                <w:sz w:val="20"/>
                <w:szCs w:val="20"/>
                <w:rtl w:val="0"/>
              </w:rPr>
              <w:t xml:space="preserve"> stewardship, data maintenance, and policy changes?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1C">
            <w:pPr>
              <w:widowControl w:val="0"/>
              <w:numPr>
                <w:ilvl w:val="0"/>
                <w:numId w:val="1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 comprehensive DMP/governance plan is linked and explicitly details long-term repository stewardship, maintenance, and policy handling</w:t>
            </w:r>
          </w:p>
          <w:p w:rsidR="00000000" w:rsidDel="00000000" w:rsidP="00000000" w:rsidRDefault="00000000" w:rsidRPr="00000000" w14:paraId="0000011D">
            <w:pPr>
              <w:widowControl w:val="0"/>
              <w:numPr>
                <w:ilvl w:val="0"/>
                <w:numId w:val="1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 DMP/governance plan is linked, but it lacks detail regarding future maintenance, policy changes, or long-term stewardship</w:t>
            </w:r>
          </w:p>
          <w:p w:rsidR="00000000" w:rsidDel="00000000" w:rsidP="00000000" w:rsidRDefault="00000000" w:rsidRPr="00000000" w14:paraId="0000011E">
            <w:pPr>
              <w:widowControl w:val="0"/>
              <w:numPr>
                <w:ilvl w:val="0"/>
                <w:numId w:val="1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formal DMP or governance model is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1F">
            <w:pPr>
              <w:widowControl w:val="0"/>
              <w:rPr>
                <w:b w:val="1"/>
                <w:bCs w:val="1"/>
                <w:sz w:val="20"/>
                <w:szCs w:val="20"/>
              </w:rPr>
            </w:pPr>
            <w:r w:rsidDel="00000000" w:rsidR="00000000" w:rsidRPr="00000000">
              <w:rPr>
                <w:b w:val="1"/>
                <w:bCs w:val="1"/>
                <w:sz w:val="20"/>
                <w:szCs w:val="20"/>
                <w:rtl w:val="0"/>
              </w:rPr>
              <w:t xml:space="preserve">5.d Associated</w:t>
            </w:r>
          </w:p>
          <w:p w:rsidR="00000000" w:rsidDel="00000000" w:rsidP="00000000" w:rsidRDefault="00000000" w:rsidRPr="00000000" w14:paraId="00000120">
            <w:pPr>
              <w:widowControl w:val="0"/>
              <w:rPr>
                <w:b w:val="1"/>
                <w:bCs w:val="1"/>
                <w:sz w:val="20"/>
                <w:szCs w:val="20"/>
              </w:rPr>
            </w:pPr>
            <w:r w:rsidDel="00000000" w:rsidR="00000000" w:rsidRPr="00000000">
              <w:rPr>
                <w:rtl w:val="0"/>
              </w:rPr>
            </w:r>
          </w:p>
          <w:p w:rsidR="00000000" w:rsidDel="00000000" w:rsidP="00000000" w:rsidRDefault="00000000" w:rsidRPr="00000000" w14:paraId="00000121">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Document project-level connections between data components and elements in a machine-readable manner.</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22">
            <w:pPr>
              <w:widowControl w:val="0"/>
              <w:numPr>
                <w:ilvl w:val="0"/>
                <w:numId w:val="1"/>
              </w:numPr>
              <w:ind w:left="300" w:hanging="360"/>
              <w:rPr>
                <w:sz w:val="20"/>
                <w:szCs w:val="20"/>
              </w:rPr>
            </w:pPr>
            <w:r w:rsidDel="00000000" w:rsidR="00000000" w:rsidRPr="00000000">
              <w:rPr>
                <w:sz w:val="20"/>
                <w:szCs w:val="20"/>
                <w:rtl w:val="0"/>
              </w:rPr>
              <w:t xml:space="preserve">Will all data users be able to link to all data required for analysis, as an associated set that persists?</w:t>
            </w:r>
            <w:r w:rsidDel="00000000" w:rsidR="00000000" w:rsidRPr="00000000">
              <w:rPr>
                <w:rtl w:val="0"/>
              </w:rPr>
            </w:r>
          </w:p>
          <w:p w:rsidR="00000000" w:rsidDel="00000000" w:rsidP="00000000" w:rsidRDefault="00000000" w:rsidRPr="00000000" w14:paraId="00000123">
            <w:pPr>
              <w:widowControl w:val="0"/>
              <w:numPr>
                <w:ilvl w:val="0"/>
                <w:numId w:val="1"/>
              </w:numPr>
              <w:ind w:left="300" w:hanging="360"/>
              <w:rPr>
                <w:sz w:val="20"/>
                <w:szCs w:val="20"/>
                <w:u w:val="none"/>
              </w:rPr>
            </w:pPr>
            <w:r w:rsidDel="00000000" w:rsidR="00000000" w:rsidRPr="00000000">
              <w:rPr>
                <w:sz w:val="20"/>
                <w:szCs w:val="20"/>
                <w:rtl w:val="0"/>
              </w:rPr>
              <w:t xml:space="preserve">Are all declared components retrievable? </w:t>
            </w:r>
          </w:p>
          <w:p w:rsidR="00000000" w:rsidDel="00000000" w:rsidP="00000000" w:rsidRDefault="00000000" w:rsidRPr="00000000" w14:paraId="00000124">
            <w:pPr>
              <w:widowControl w:val="0"/>
              <w:numPr>
                <w:ilvl w:val="0"/>
                <w:numId w:val="1"/>
              </w:numPr>
              <w:ind w:left="300" w:hanging="360"/>
              <w:rPr>
                <w:sz w:val="20"/>
                <w:szCs w:val="20"/>
                <w:u w:val="none"/>
              </w:rPr>
            </w:pPr>
            <w:r w:rsidDel="00000000" w:rsidR="00000000" w:rsidRPr="00000000">
              <w:rPr>
                <w:sz w:val="20"/>
                <w:szCs w:val="20"/>
                <w:rtl w:val="0"/>
              </w:rPr>
              <w:t xml:space="preserve">Are the associations durable (archived with the data)? </w:t>
            </w:r>
          </w:p>
          <w:p w:rsidR="00000000" w:rsidDel="00000000" w:rsidP="00000000" w:rsidRDefault="00000000" w:rsidRPr="00000000" w14:paraId="00000125">
            <w:pPr>
              <w:widowControl w:val="0"/>
              <w:numPr>
                <w:ilvl w:val="0"/>
                <w:numId w:val="1"/>
              </w:numPr>
              <w:ind w:left="300" w:hanging="360"/>
              <w:rPr>
                <w:sz w:val="20"/>
                <w:szCs w:val="20"/>
                <w:u w:val="none"/>
              </w:rPr>
            </w:pPr>
            <w:r w:rsidDel="00000000" w:rsidR="00000000" w:rsidRPr="00000000">
              <w:rPr>
                <w:sz w:val="20"/>
                <w:szCs w:val="20"/>
                <w:rtl w:val="0"/>
              </w:rPr>
              <w:t xml:space="preserve">Is this information provided as machine-readable or prose?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26">
            <w:pPr>
              <w:widowControl w:val="0"/>
              <w:numPr>
                <w:ilvl w:val="0"/>
                <w:numId w:val="5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All necessary components are accessible and associated in persistent machine-readable form (single-modality: sole component accessible and self-contained; multimodal: components linked machine-readably in an archived record, e.g. RO-Crate, Frictionless Data)</w:t>
            </w:r>
          </w:p>
          <w:p w:rsidR="00000000" w:rsidDel="00000000" w:rsidP="00000000" w:rsidRDefault="00000000" w:rsidRPr="00000000" w14:paraId="00000127">
            <w:pPr>
              <w:widowControl w:val="0"/>
              <w:numPr>
                <w:ilvl w:val="0"/>
                <w:numId w:val="5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All components are accessible, and associations are durable, but they are only documented in human-readable prose (persists with the deposit, not machine-actionable)</w:t>
            </w:r>
          </w:p>
          <w:p w:rsidR="00000000" w:rsidDel="00000000" w:rsidP="00000000" w:rsidRDefault="00000000" w:rsidRPr="00000000" w14:paraId="00000128">
            <w:pPr>
              <w:widowControl w:val="0"/>
              <w:numPr>
                <w:ilvl w:val="0"/>
                <w:numId w:val="5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Necessary components are not all accessible, or associations are only in a non-durable location (project page/README not archived with the data), or associations are absent</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b w:val="1"/>
          <w:bCs w:val="1"/>
        </w:rPr>
      </w:pPr>
      <w:bookmarkStart w:colFirst="0" w:colLast="0" w:name="_tchscfsvpi1r" w:id="12"/>
      <w:bookmarkEnd w:id="12"/>
      <w:r w:rsidDel="00000000" w:rsidR="00000000" w:rsidRPr="00000000">
        <w:br w:type="page"/>
      </w:r>
      <w:r w:rsidDel="00000000" w:rsidR="00000000" w:rsidRPr="00000000">
        <w:rPr>
          <w:rtl w:val="0"/>
        </w:rPr>
      </w:r>
    </w:p>
    <w:p w:rsidR="00000000" w:rsidDel="00000000" w:rsidP="00000000" w:rsidRDefault="00000000" w:rsidRPr="00000000" w14:paraId="0000012B">
      <w:pPr>
        <w:spacing w:line="240" w:lineRule="auto"/>
        <w:rPr>
          <w:sz w:val="4"/>
          <w:szCs w:val="4"/>
        </w:rPr>
      </w:pPr>
      <w:r w:rsidDel="00000000" w:rsidR="00000000" w:rsidRPr="00000000">
        <w:rPr>
          <w:rtl w:val="0"/>
        </w:rPr>
      </w:r>
    </w:p>
    <w:p w:rsidR="00000000" w:rsidDel="00000000" w:rsidP="00000000" w:rsidRDefault="00000000" w:rsidRPr="00000000" w14:paraId="0000012C">
      <w:pPr>
        <w:spacing w:line="240" w:lineRule="auto"/>
        <w:rPr>
          <w:sz w:val="4"/>
          <w:szCs w:val="4"/>
        </w:rPr>
      </w:pPr>
      <w:r w:rsidDel="00000000" w:rsidR="00000000" w:rsidRPr="00000000">
        <w:rPr>
          <w:rtl w:val="0"/>
        </w:rPr>
      </w:r>
    </w:p>
    <w:p w:rsidR="00000000" w:rsidDel="00000000" w:rsidP="00000000" w:rsidRDefault="00000000" w:rsidRPr="00000000" w14:paraId="0000012D">
      <w:pPr>
        <w:spacing w:line="240" w:lineRule="auto"/>
        <w:rPr>
          <w:sz w:val="4"/>
          <w:szCs w:val="4"/>
        </w:rPr>
      </w:pPr>
      <w:r w:rsidDel="00000000" w:rsidR="00000000" w:rsidRPr="00000000">
        <w:rPr>
          <w:rtl w:val="0"/>
        </w:rPr>
      </w:r>
    </w:p>
    <w:p w:rsidR="00000000" w:rsidDel="00000000" w:rsidP="00000000" w:rsidRDefault="00000000" w:rsidRPr="00000000" w14:paraId="0000012E">
      <w:pPr>
        <w:spacing w:line="240" w:lineRule="auto"/>
        <w:rPr>
          <w:sz w:val="4"/>
          <w:szCs w:val="4"/>
        </w:rPr>
      </w:pPr>
      <w:r w:rsidDel="00000000" w:rsidR="00000000" w:rsidRPr="00000000">
        <w:rPr>
          <w:rtl w:val="0"/>
        </w:rPr>
      </w:r>
    </w:p>
    <w:p w:rsidR="00000000" w:rsidDel="00000000" w:rsidP="00000000" w:rsidRDefault="00000000" w:rsidRPr="00000000" w14:paraId="0000012F">
      <w:pPr>
        <w:pStyle w:val="Heading1"/>
        <w:spacing w:before="0" w:lineRule="auto"/>
        <w:rPr>
          <w:b w:val="1"/>
          <w:bCs w:val="1"/>
          <w:color w:val="2a4365"/>
          <w:sz w:val="36"/>
          <w:szCs w:val="36"/>
        </w:rPr>
      </w:pPr>
      <w:bookmarkStart w:colFirst="0" w:colLast="0" w:name="_kjeluxbmpwbk" w:id="13"/>
      <w:bookmarkEnd w:id="13"/>
      <w:r w:rsidDel="00000000" w:rsidR="00000000" w:rsidRPr="00000000">
        <w:rPr>
          <w:b w:val="1"/>
          <w:bCs w:val="1"/>
          <w:rtl w:val="0"/>
        </w:rPr>
        <w:t xml:space="preserve">6. Computability</w:t>
      </w:r>
      <w:r w:rsidDel="00000000" w:rsidR="00000000" w:rsidRPr="00000000">
        <w:rPr>
          <w:rtl w:val="0"/>
        </w:rPr>
      </w:r>
    </w:p>
    <w:tbl>
      <w:tblPr>
        <w:tblStyle w:val="Table7"/>
        <w:tblW w:w="1078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3270"/>
        <w:gridCol w:w="3360"/>
        <w:gridCol w:w="1815"/>
        <w:tblGridChange w:id="0">
          <w:tblGrid>
            <w:gridCol w:w="2340"/>
            <w:gridCol w:w="3270"/>
            <w:gridCol w:w="3360"/>
            <w:gridCol w:w="1815"/>
          </w:tblGrid>
        </w:tblGridChange>
      </w:tblGrid>
      <w:tr>
        <w:trPr>
          <w:cantSplit w:val="0"/>
          <w:trHeight w:val="429.4775390625" w:hRule="atLeast"/>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30">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31">
            <w:pPr>
              <w:widowControl w:val="0"/>
              <w:rPr>
                <w:b w:val="1"/>
                <w:bCs w:val="1"/>
                <w:sz w:val="20"/>
                <w:szCs w:val="20"/>
              </w:rPr>
            </w:pPr>
            <w:r w:rsidDel="00000000" w:rsidR="00000000" w:rsidRPr="00000000">
              <w:rPr>
                <w:b w:val="1"/>
                <w:bCs w:val="1"/>
                <w:sz w:val="20"/>
                <w:szCs w:val="20"/>
                <w:rtl w:val="0"/>
              </w:rPr>
              <w:t xml:space="preserve">Questions</w:t>
            </w:r>
          </w:p>
        </w:tc>
        <w:tc>
          <w:tcPr>
            <w:gridSpan w:val="2"/>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32">
            <w:pPr>
              <w:widowControl w:val="0"/>
              <w:rPr>
                <w:b w:val="1"/>
                <w:bCs w:val="1"/>
                <w:sz w:val="20"/>
                <w:szCs w:val="20"/>
              </w:rPr>
            </w:pPr>
            <w:r w:rsidDel="00000000" w:rsidR="00000000" w:rsidRPr="00000000">
              <w:rPr>
                <w:b w:val="1"/>
                <w:bCs w:val="1"/>
                <w:sz w:val="20"/>
                <w:szCs w:val="20"/>
                <w:rtl w:val="0"/>
              </w:rPr>
              <w:t xml:space="preserve">Scoring</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34">
            <w:pPr>
              <w:widowControl w:val="0"/>
              <w:rPr>
                <w:b w:val="1"/>
                <w:bCs w:val="1"/>
                <w:sz w:val="20"/>
                <w:szCs w:val="20"/>
              </w:rPr>
            </w:pPr>
            <w:r w:rsidDel="00000000" w:rsidR="00000000" w:rsidRPr="00000000">
              <w:rPr>
                <w:b w:val="1"/>
                <w:bCs w:val="1"/>
                <w:sz w:val="20"/>
                <w:szCs w:val="20"/>
                <w:rtl w:val="0"/>
              </w:rPr>
              <w:t xml:space="preserve">6.a </w:t>
            </w:r>
            <w:r w:rsidDel="00000000" w:rsidR="00000000" w:rsidRPr="00000000">
              <w:rPr>
                <w:b w:val="1"/>
                <w:bCs w:val="1"/>
                <w:sz w:val="20"/>
                <w:szCs w:val="20"/>
                <w:rtl w:val="0"/>
              </w:rPr>
              <w:t xml:space="preserve">Standardized</w:t>
            </w:r>
            <w:r w:rsidDel="00000000" w:rsidR="00000000" w:rsidRPr="00000000">
              <w:rPr>
                <w:rtl w:val="0"/>
              </w:rPr>
            </w:r>
          </w:p>
          <w:p w:rsidR="00000000" w:rsidDel="00000000" w:rsidP="00000000" w:rsidRDefault="00000000" w:rsidRPr="00000000" w14:paraId="00000135">
            <w:pPr>
              <w:widowControl w:val="0"/>
              <w:rPr>
                <w:b w:val="1"/>
                <w:bCs w:val="1"/>
                <w:sz w:val="20"/>
                <w:szCs w:val="20"/>
              </w:rPr>
            </w:pPr>
            <w:r w:rsidDel="00000000" w:rsidR="00000000" w:rsidRPr="00000000">
              <w:rPr>
                <w:rtl w:val="0"/>
              </w:rPr>
            </w:r>
          </w:p>
          <w:p w:rsidR="00000000" w:rsidDel="00000000" w:rsidP="00000000" w:rsidRDefault="00000000" w:rsidRPr="00000000" w14:paraId="00000136">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Datasets adhere to established, documented standards, including metadata standards, and their adherence can be validated deterministically.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37">
            <w:pPr>
              <w:widowControl w:val="0"/>
              <w:numPr>
                <w:ilvl w:val="0"/>
                <w:numId w:val="45"/>
              </w:numPr>
              <w:ind w:left="300" w:hanging="360"/>
              <w:rPr>
                <w:sz w:val="20"/>
                <w:szCs w:val="20"/>
              </w:rPr>
            </w:pPr>
            <w:r w:rsidDel="00000000" w:rsidR="00000000" w:rsidRPr="00000000">
              <w:rPr>
                <w:sz w:val="20"/>
                <w:szCs w:val="20"/>
                <w:rtl w:val="0"/>
              </w:rPr>
              <w:t xml:space="preserve">Can the adherence to standards, as described in 2.c., be validated deterministically?</w:t>
            </w:r>
          </w:p>
          <w:p w:rsidR="00000000" w:rsidDel="00000000" w:rsidP="00000000" w:rsidRDefault="00000000" w:rsidRPr="00000000" w14:paraId="00000138">
            <w:pPr>
              <w:widowControl w:val="0"/>
              <w:numPr>
                <w:ilvl w:val="0"/>
                <w:numId w:val="45"/>
              </w:numPr>
              <w:ind w:left="300" w:hanging="360"/>
              <w:rPr>
                <w:sz w:val="20"/>
                <w:szCs w:val="20"/>
              </w:rPr>
            </w:pPr>
            <w:r w:rsidDel="00000000" w:rsidR="00000000" w:rsidRPr="00000000">
              <w:rPr>
                <w:sz w:val="20"/>
                <w:szCs w:val="20"/>
                <w:rtl w:val="0"/>
              </w:rPr>
              <w:t xml:space="preserve">Does a programmatic validator (e.g., script, CLI tool, or automated pipeline) exist to deterministically verify this adherence without human intervention?</w:t>
            </w:r>
          </w:p>
        </w:tc>
        <w:tc>
          <w:tcPr>
            <w:gridSpan w:val="2"/>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39">
            <w:pPr>
              <w:widowControl w:val="0"/>
              <w:numPr>
                <w:ilvl w:val="0"/>
                <w:numId w:val="32"/>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Given 2.c = 2, a deterministic programmatic validation exists for this standard (e.g., OMOP DQD, pyshacl, JSON Schema validators, etc.), and the dataset architecture allows these tools to execute successfully</w:t>
            </w:r>
          </w:p>
          <w:p w:rsidR="00000000" w:rsidDel="00000000" w:rsidP="00000000" w:rsidRDefault="00000000" w:rsidRPr="00000000" w14:paraId="0000013A">
            <w:pPr>
              <w:widowControl w:val="0"/>
              <w:numPr>
                <w:ilvl w:val="0"/>
                <w:numId w:val="32"/>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tl w:val="0"/>
              </w:rPr>
              <w:t xml:space="preserve">Given 2.c = 1: a formal schema is present and structural validation is possible, but there are no populated vocabulary bindings, so semantic conformance cannot be deterministically validated.</w:t>
            </w:r>
            <w:r w:rsidDel="00000000" w:rsidR="00000000" w:rsidRPr="00000000">
              <w:rPr>
                <w:rtl w:val="0"/>
              </w:rPr>
            </w:r>
          </w:p>
          <w:p w:rsidR="00000000" w:rsidDel="00000000" w:rsidP="00000000" w:rsidRDefault="00000000" w:rsidRPr="00000000" w14:paraId="0000013B">
            <w:pPr>
              <w:widowControl w:val="0"/>
              <w:numPr>
                <w:ilvl w:val="0"/>
                <w:numId w:val="32"/>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declared or documented standard is used. Data structures are arbitrary, proprietary, or undocumented, making programmatic validation impossible</w:t>
            </w:r>
          </w:p>
          <w:p w:rsidR="00000000" w:rsidDel="00000000" w:rsidP="00000000" w:rsidRDefault="00000000" w:rsidRPr="00000000" w14:paraId="0000013C">
            <w:pPr>
              <w:widowControl w:val="0"/>
              <w:ind w:left="0" w:firstLine="0"/>
              <w:rPr>
                <w:sz w:val="20"/>
                <w:szCs w:val="20"/>
              </w:rPr>
            </w:pPr>
            <w:r w:rsidDel="00000000" w:rsidR="00000000" w:rsidRPr="00000000">
              <w:rPr>
                <w:rtl w:val="0"/>
              </w:rPr>
            </w:r>
          </w:p>
          <w:p w:rsidR="00000000" w:rsidDel="00000000" w:rsidP="00000000" w:rsidRDefault="00000000" w:rsidRPr="00000000" w14:paraId="0000013D">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Scoring dependency rule: 6.a ≤ 2.c.</w:t>
            </w:r>
            <w:r w:rsidDel="00000000" w:rsidR="00000000" w:rsidRPr="00000000">
              <w:rPr>
                <w:sz w:val="20"/>
                <w:szCs w:val="20"/>
                <w:rtl w:val="0"/>
              </w:rPr>
              <w:t xml:space="preserve"> The score for 6.a (Standardized validation) may never exceed the score for 2.c (Standards definition). Because 6.a evaluates the deterministic validation of the standards defined in 2.c, validation depth is limited by the completeness of the underlying schema and semantic bindings. A dataset cannot be fully validated (6.a=2) if the standard itself is incomplete or missing (2.c &lt; 2).</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3F">
            <w:pPr>
              <w:widowControl w:val="0"/>
              <w:rPr>
                <w:b w:val="1"/>
                <w:bCs w:val="1"/>
                <w:sz w:val="20"/>
                <w:szCs w:val="20"/>
              </w:rPr>
            </w:pPr>
            <w:r w:rsidDel="00000000" w:rsidR="00000000" w:rsidRPr="00000000">
              <w:rPr>
                <w:b w:val="1"/>
                <w:bCs w:val="1"/>
                <w:sz w:val="20"/>
                <w:szCs w:val="20"/>
                <w:rtl w:val="0"/>
              </w:rPr>
              <w:t xml:space="preserve">6.b Computationally accessible</w:t>
            </w:r>
          </w:p>
          <w:p w:rsidR="00000000" w:rsidDel="00000000" w:rsidP="00000000" w:rsidRDefault="00000000" w:rsidRPr="00000000" w14:paraId="00000140">
            <w:pPr>
              <w:widowControl w:val="0"/>
              <w:rPr>
                <w:b w:val="1"/>
                <w:bCs w:val="1"/>
                <w:sz w:val="20"/>
                <w:szCs w:val="20"/>
              </w:rPr>
            </w:pPr>
            <w:r w:rsidDel="00000000" w:rsidR="00000000" w:rsidRPr="00000000">
              <w:rPr>
                <w:rtl w:val="0"/>
              </w:rPr>
            </w:r>
          </w:p>
          <w:p w:rsidR="00000000" w:rsidDel="00000000" w:rsidP="00000000" w:rsidRDefault="00000000" w:rsidRPr="00000000" w14:paraId="00000141">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a mechanism to access data either through established exchange protocols or a well-documented API.</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42">
            <w:pPr>
              <w:widowControl w:val="0"/>
              <w:numPr>
                <w:ilvl w:val="0"/>
                <w:numId w:val="10"/>
              </w:numPr>
              <w:ind w:left="300" w:hanging="360"/>
              <w:rPr>
                <w:sz w:val="20"/>
                <w:szCs w:val="20"/>
              </w:rPr>
            </w:pPr>
            <w:r w:rsidDel="00000000" w:rsidR="00000000" w:rsidRPr="00000000">
              <w:rPr>
                <w:sz w:val="20"/>
                <w:szCs w:val="20"/>
                <w:rtl w:val="0"/>
              </w:rPr>
              <w:t xml:space="preserve">Is there a programmatic mechanism to access the data at scale (e.g., cloud object storage, standard API)?</w:t>
            </w:r>
          </w:p>
          <w:p w:rsidR="00000000" w:rsidDel="00000000" w:rsidP="00000000" w:rsidRDefault="00000000" w:rsidRPr="00000000" w14:paraId="00000143">
            <w:pPr>
              <w:widowControl w:val="0"/>
              <w:numPr>
                <w:ilvl w:val="0"/>
                <w:numId w:val="10"/>
              </w:numPr>
              <w:ind w:left="300" w:hanging="360"/>
              <w:rPr>
                <w:sz w:val="20"/>
                <w:szCs w:val="20"/>
              </w:rPr>
            </w:pPr>
            <w:r w:rsidDel="00000000" w:rsidR="00000000" w:rsidRPr="00000000">
              <w:rPr>
                <w:sz w:val="20"/>
                <w:szCs w:val="20"/>
                <w:rtl w:val="0"/>
              </w:rPr>
              <w:t xml:space="preserve">Does the access mechanism utilize standard interoperability protocols (e.g., GA4GH DRS, HL7 FHIR APIs, other REST API endpoints, etc.)?</w:t>
            </w:r>
          </w:p>
          <w:p w:rsidR="00000000" w:rsidDel="00000000" w:rsidP="00000000" w:rsidRDefault="00000000" w:rsidRPr="00000000" w14:paraId="00000144">
            <w:pPr>
              <w:widowControl w:val="0"/>
              <w:numPr>
                <w:ilvl w:val="0"/>
                <w:numId w:val="10"/>
              </w:numPr>
              <w:ind w:left="300" w:hanging="360"/>
              <w:rPr>
                <w:sz w:val="20"/>
                <w:szCs w:val="20"/>
              </w:rPr>
            </w:pPr>
            <w:r w:rsidDel="00000000" w:rsidR="00000000" w:rsidRPr="00000000">
              <w:rPr>
                <w:sz w:val="20"/>
                <w:szCs w:val="20"/>
                <w:rtl w:val="0"/>
              </w:rPr>
              <w:t xml:space="preserve">Are the endpoints, payloads, and authentication methods formally documented (e.g., via an OpenAPI/Swagger specification)?</w:t>
            </w:r>
          </w:p>
        </w:tc>
        <w:tc>
          <w:tcPr>
            <w:gridSpan w:val="2"/>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45">
            <w:pPr>
              <w:widowControl w:val="0"/>
              <w:numPr>
                <w:ilvl w:val="0"/>
                <w:numId w:val="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Programmatic access is provided via robust, formally documented APIs or standardized interoperability exchange protocols (e.g., cloud-native S3/GCS Buckets, GA4GH DRS URIs, HL7 FHIR Bulk Data Access, etc.). If the data is access-controlled, documentation explains how to gain access and the process is easily executed</w:t>
            </w:r>
          </w:p>
          <w:p w:rsidR="00000000" w:rsidDel="00000000" w:rsidP="00000000" w:rsidRDefault="00000000" w:rsidRPr="00000000" w14:paraId="00000146">
            <w:pPr>
              <w:widowControl w:val="0"/>
              <w:numPr>
                <w:ilvl w:val="0"/>
                <w:numId w:val="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Programmatic access exists, but it creates friction for automated pipelines. It may rely on poorly documented, non-machine-readable API documentation (e.g., just a text README), require custom web scraping, or use non-standard authentication methods that require human-in-the-loop steps</w:t>
            </w:r>
          </w:p>
          <w:p w:rsidR="00000000" w:rsidDel="00000000" w:rsidP="00000000" w:rsidRDefault="00000000" w:rsidRPr="00000000" w14:paraId="00000147">
            <w:pPr>
              <w:widowControl w:val="0"/>
              <w:numPr>
                <w:ilvl w:val="0"/>
                <w:numId w:val="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Data is not accessible, or is accessible only via manual download (e.g., by clicking a link or submitting a web form), or requires direct human intervention to transfer. </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49">
            <w:pPr>
              <w:widowControl w:val="0"/>
              <w:rPr>
                <w:b w:val="1"/>
                <w:bCs w:val="1"/>
                <w:sz w:val="20"/>
                <w:szCs w:val="20"/>
              </w:rPr>
            </w:pPr>
            <w:r w:rsidDel="00000000" w:rsidR="00000000" w:rsidRPr="00000000">
              <w:rPr>
                <w:b w:val="1"/>
                <w:bCs w:val="1"/>
                <w:sz w:val="20"/>
                <w:szCs w:val="20"/>
                <w:rtl w:val="0"/>
              </w:rPr>
              <w:t xml:space="preserve">6.c Portable</w:t>
            </w:r>
          </w:p>
          <w:p w:rsidR="00000000" w:rsidDel="00000000" w:rsidP="00000000" w:rsidRDefault="00000000" w:rsidRPr="00000000" w14:paraId="0000014A">
            <w:pPr>
              <w:widowControl w:val="0"/>
              <w:rPr>
                <w:b w:val="1"/>
                <w:bCs w:val="1"/>
                <w:sz w:val="20"/>
                <w:szCs w:val="20"/>
              </w:rPr>
            </w:pPr>
            <w:r w:rsidDel="00000000" w:rsidR="00000000" w:rsidRPr="00000000">
              <w:rPr>
                <w:rtl w:val="0"/>
              </w:rPr>
            </w:r>
          </w:p>
          <w:p w:rsidR="00000000" w:rsidDel="00000000" w:rsidP="00000000" w:rsidRDefault="00000000" w:rsidRPr="00000000" w14:paraId="0000014B">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Maximize portability across computational resources where possible. If data use requires specific resources, provide machine-readable documentation defining these resources.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4C">
            <w:pPr>
              <w:widowControl w:val="0"/>
              <w:numPr>
                <w:ilvl w:val="0"/>
                <w:numId w:val="2"/>
              </w:numPr>
              <w:ind w:left="300" w:hanging="360"/>
              <w:rPr>
                <w:sz w:val="20"/>
                <w:szCs w:val="20"/>
              </w:rPr>
            </w:pPr>
            <w:r w:rsidDel="00000000" w:rsidR="00000000" w:rsidRPr="00000000">
              <w:rPr>
                <w:sz w:val="20"/>
                <w:szCs w:val="20"/>
                <w:rtl w:val="0"/>
              </w:rPr>
              <w:t xml:space="preserve">Can the data be processed or utilized without being locked into a specific, proprietary, or localized compute environment?</w:t>
            </w:r>
          </w:p>
          <w:p w:rsidR="00000000" w:rsidDel="00000000" w:rsidP="00000000" w:rsidRDefault="00000000" w:rsidRPr="00000000" w14:paraId="0000014D">
            <w:pPr>
              <w:widowControl w:val="0"/>
              <w:numPr>
                <w:ilvl w:val="0"/>
                <w:numId w:val="2"/>
              </w:numPr>
              <w:ind w:left="300" w:hanging="360"/>
              <w:rPr>
                <w:sz w:val="20"/>
                <w:szCs w:val="20"/>
              </w:rPr>
            </w:pPr>
            <w:r w:rsidDel="00000000" w:rsidR="00000000" w:rsidRPr="00000000">
              <w:rPr>
                <w:sz w:val="20"/>
                <w:szCs w:val="20"/>
                <w:rtl w:val="0"/>
              </w:rPr>
              <w:t xml:space="preserve">Are software dependencies (libraries, OS versions) and hardware requirements (GPUs, memory) explicitly documented?</w:t>
            </w:r>
          </w:p>
          <w:p w:rsidR="00000000" w:rsidDel="00000000" w:rsidP="00000000" w:rsidRDefault="00000000" w:rsidRPr="00000000" w14:paraId="0000014E">
            <w:pPr>
              <w:widowControl w:val="0"/>
              <w:numPr>
                <w:ilvl w:val="0"/>
                <w:numId w:val="2"/>
              </w:numPr>
              <w:ind w:left="300" w:hanging="360"/>
              <w:rPr>
                <w:sz w:val="20"/>
                <w:szCs w:val="20"/>
              </w:rPr>
            </w:pPr>
            <w:r w:rsidDel="00000000" w:rsidR="00000000" w:rsidRPr="00000000">
              <w:rPr>
                <w:sz w:val="20"/>
                <w:szCs w:val="20"/>
                <w:rtl w:val="0"/>
              </w:rPr>
              <w:t xml:space="preserve">Is this documentation provided in a machine-executable format (e.g., containers, workflow languages) that automates environment setup?</w:t>
            </w:r>
          </w:p>
        </w:tc>
        <w:tc>
          <w:tcPr>
            <w:gridSpan w:val="2"/>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4F">
            <w:pPr>
              <w:widowControl w:val="0"/>
              <w:numPr>
                <w:ilvl w:val="0"/>
                <w:numId w:val="3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The data requires no specialized compute environment OR all required resources and software dependencies are defined using standard, machine-executable deployment formats. This includes containerization (e.g., Dockerfiles, Singularity images), environment managers (e.g., Conda environment.yml), or standard workflow languages (e.g., CWL, WDL, Nextflow). The execution environment can be programmatically spun up on different infrastructures (cloud, HPC, local)</w:t>
            </w:r>
          </w:p>
          <w:p w:rsidR="00000000" w:rsidDel="00000000" w:rsidP="00000000" w:rsidRDefault="00000000" w:rsidRPr="00000000" w14:paraId="00000150">
            <w:pPr>
              <w:widowControl w:val="0"/>
              <w:numPr>
                <w:ilvl w:val="0"/>
                <w:numId w:val="33"/>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Hardware constraints or software dependencies are documented in plain text (e.g., a README.md listing required Python versions or RAM limits), but they are not machine-executable. A user must manually provision the hardware and install the dependencies step-by-step to interact with the data</w:t>
            </w:r>
          </w:p>
          <w:p w:rsidR="00000000" w:rsidDel="00000000" w:rsidP="00000000" w:rsidRDefault="00000000" w:rsidRPr="00000000" w14:paraId="00000151">
            <w:pPr>
              <w:widowControl w:val="0"/>
              <w:numPr>
                <w:ilvl w:val="0"/>
                <w:numId w:val="3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Compute requirements and software dependencies are undocumented, or the data is tightly coupled to a proprietary system, unshareable internal cluster, or hardcoded local file paths, making it virtually impossible for an external user to port to their own environment.</w:t>
            </w:r>
            <w:r w:rsidDel="00000000" w:rsidR="00000000" w:rsidRPr="00000000">
              <w:rPr>
                <w:rtl w:val="0"/>
              </w:rPr>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53">
            <w:pPr>
              <w:widowControl w:val="0"/>
              <w:rPr>
                <w:b w:val="1"/>
                <w:bCs w:val="1"/>
                <w:sz w:val="20"/>
                <w:szCs w:val="20"/>
              </w:rPr>
            </w:pPr>
            <w:r w:rsidDel="00000000" w:rsidR="00000000" w:rsidRPr="00000000">
              <w:rPr>
                <w:b w:val="1"/>
                <w:bCs w:val="1"/>
                <w:sz w:val="20"/>
                <w:szCs w:val="20"/>
                <w:rtl w:val="0"/>
              </w:rPr>
              <w:t xml:space="preserve">6.d Contextualized</w:t>
            </w:r>
          </w:p>
          <w:p w:rsidR="00000000" w:rsidDel="00000000" w:rsidP="00000000" w:rsidRDefault="00000000" w:rsidRPr="00000000" w14:paraId="00000154">
            <w:pPr>
              <w:widowControl w:val="0"/>
              <w:rPr>
                <w:b w:val="1"/>
                <w:bCs w:val="1"/>
                <w:sz w:val="20"/>
                <w:szCs w:val="20"/>
              </w:rPr>
            </w:pPr>
            <w:r w:rsidDel="00000000" w:rsidR="00000000" w:rsidRPr="00000000">
              <w:rPr>
                <w:rtl w:val="0"/>
              </w:rPr>
            </w:r>
          </w:p>
          <w:p w:rsidR="00000000" w:rsidDel="00000000" w:rsidP="00000000" w:rsidRDefault="00000000" w:rsidRPr="00000000" w14:paraId="00000155">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Include any considerations regarding splits of the data, including any information withheld at any point of data collection and processing. Provide examples of data components to aid understanding of their general structure and content.</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56">
            <w:pPr>
              <w:widowControl w:val="0"/>
              <w:numPr>
                <w:ilvl w:val="0"/>
                <w:numId w:val="11"/>
              </w:numPr>
              <w:ind w:left="300" w:hanging="360"/>
              <w:rPr>
                <w:sz w:val="20"/>
                <w:szCs w:val="20"/>
              </w:rPr>
            </w:pPr>
            <w:r w:rsidDel="00000000" w:rsidR="00000000" w:rsidRPr="00000000">
              <w:rPr>
                <w:sz w:val="20"/>
                <w:szCs w:val="20"/>
                <w:rtl w:val="0"/>
              </w:rPr>
              <w:t xml:space="preserve">Are machine-learning data splits (train/test/validation) explicitly defined, or is the rationale for a contiguous dataset documented?</w:t>
            </w:r>
          </w:p>
          <w:p w:rsidR="00000000" w:rsidDel="00000000" w:rsidP="00000000" w:rsidRDefault="00000000" w:rsidRPr="00000000" w14:paraId="00000157">
            <w:pPr>
              <w:widowControl w:val="0"/>
              <w:numPr>
                <w:ilvl w:val="0"/>
                <w:numId w:val="11"/>
              </w:numPr>
              <w:ind w:left="300" w:hanging="360"/>
              <w:rPr>
                <w:sz w:val="20"/>
                <w:szCs w:val="20"/>
              </w:rPr>
            </w:pPr>
            <w:r w:rsidDel="00000000" w:rsidR="00000000" w:rsidRPr="00000000">
              <w:rPr>
                <w:sz w:val="20"/>
                <w:szCs w:val="20"/>
                <w:rtl w:val="0"/>
              </w:rPr>
              <w:t xml:space="preserve">Is any withheld information (such as de-identified/redacted fields, censored variables, or blinded evaluation holdouts) clearly described?</w:t>
            </w:r>
          </w:p>
          <w:p w:rsidR="00000000" w:rsidDel="00000000" w:rsidP="00000000" w:rsidRDefault="00000000" w:rsidRPr="00000000" w14:paraId="00000158">
            <w:pPr>
              <w:widowControl w:val="0"/>
              <w:numPr>
                <w:ilvl w:val="0"/>
                <w:numId w:val="11"/>
              </w:numPr>
              <w:ind w:left="300" w:hanging="360"/>
              <w:rPr>
                <w:sz w:val="20"/>
                <w:szCs w:val="20"/>
              </w:rPr>
            </w:pPr>
            <w:r w:rsidDel="00000000" w:rsidR="00000000" w:rsidRPr="00000000">
              <w:rPr>
                <w:sz w:val="20"/>
                <w:szCs w:val="20"/>
                <w:rtl w:val="0"/>
              </w:rPr>
              <w:t xml:space="preserve">Are representative examples or synthetic datasets provided that strictly mirror the structure of the full dataset?</w:t>
            </w:r>
          </w:p>
        </w:tc>
        <w:tc>
          <w:tcPr>
            <w:gridSpan w:val="2"/>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59">
            <w:pPr>
              <w:widowControl w:val="0"/>
              <w:numPr>
                <w:ilvl w:val="0"/>
                <w:numId w:val="3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The dataset composition is transparent. Any predefined splits (train/test/validation) are explicitly defined (including stratification strategies or random seeds), OR the dataset is explicitly documented as not requiring splits (that is, “N/A”). Redacted, censored, or blinded data (including information withheld during collection or processing) is clearly detailed so users understand what is missing. Crucially, machine-readable example data (e.g., a synthetic set or representative subset) is provided, allowing users to write and test code against the exact schema without needing access to the full cohort</w:t>
            </w:r>
          </w:p>
          <w:p w:rsidR="00000000" w:rsidDel="00000000" w:rsidP="00000000" w:rsidRDefault="00000000" w:rsidRPr="00000000" w14:paraId="0000015A">
            <w:pPr>
              <w:widowControl w:val="0"/>
              <w:numPr>
                <w:ilvl w:val="0"/>
                <w:numId w:val="3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Context is provided but incomplete. For example, splits are mentioned, but the methodology (e.g., stratification) is missing; withheld data is noted vaguely (e.g., "some patient data removed") without specifying which fields; or examples are provided in a non-actionable format (e.g., a PDF screenshot of a table rather than a machine-readable JSON/CSV snippet)</w:t>
            </w:r>
          </w:p>
          <w:p w:rsidR="00000000" w:rsidDel="00000000" w:rsidP="00000000" w:rsidRDefault="00000000" w:rsidRPr="00000000" w14:paraId="0000015B">
            <w:pPr>
              <w:widowControl w:val="0"/>
              <w:numPr>
                <w:ilvl w:val="0"/>
                <w:numId w:val="3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context is provided regarding how the data might be split for training/evaluation. There is no documentation regarding what information was withheld or redacted during processing, and no structural examples or synthetic datasets are provided to help users understand the data format</w:t>
            </w:r>
          </w:p>
          <w:p w:rsidR="00000000" w:rsidDel="00000000" w:rsidP="00000000" w:rsidRDefault="00000000" w:rsidRPr="00000000" w14:paraId="0000015C">
            <w:pPr>
              <w:widowControl w:val="0"/>
              <w:rPr>
                <w:sz w:val="20"/>
                <w:szCs w:val="20"/>
              </w:rPr>
            </w:pPr>
            <w:r w:rsidDel="00000000" w:rsidR="00000000" w:rsidRPr="00000000">
              <w:rPr>
                <w:rtl w:val="0"/>
              </w:rPr>
            </w:r>
          </w:p>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"Splits" is not applicable (N/A) where the dataset has no defined splits; the withholding and its example components still apply. Score on the applicable elements.</w:t>
            </w:r>
          </w:p>
        </w:tc>
      </w:tr>
    </w:tbl>
    <w:p w:rsidR="00000000" w:rsidDel="00000000" w:rsidP="00000000" w:rsidRDefault="00000000" w:rsidRPr="00000000" w14:paraId="0000015F">
      <w:pPr>
        <w:rPr/>
      </w:pPr>
      <w:r w:rsidDel="00000000" w:rsidR="00000000" w:rsidRPr="00000000">
        <w:rPr>
          <w:rtl w:val="0"/>
        </w:rPr>
      </w:r>
    </w:p>
    <w:sectPr>
      <w:headerReference r:id="rId14" w:type="default"/>
      <w:footerReference r:id="rId15"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nica Munoz Torres" w:id="0" w:date="2026-08-31T03:20:5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deposits their data in a generalist repository (Scoring of 1 on 5.b), they will automatically fail the entire rubric because they do not meet the strict "domain-appropriate" requirement to score a 2 on the 0.a gate.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nuance of 5.b becomes entirely useless, and it gatekeeps datasets housed in recognized generalist repositories (like GREI, which we explicitly name as sustainable in the Glossary).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have to update the "Findable" gate.</w:t>
      </w:r>
    </w:p>
  </w:comment>
  <w:comment w:author="Tim Clark" w:id="1" w:date="2026-08-31T12:50:17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proposed fix?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i w:val="1"/>
        <w:iCs w:val="1"/>
        <w:color w:val="999999"/>
        <w:sz w:val="20"/>
        <w:szCs w:val="20"/>
      </w:rPr>
    </w:pPr>
    <w:r w:rsidDel="00000000" w:rsidR="00000000" w:rsidRPr="00000000">
      <w:rPr>
        <w:b w:val="1"/>
        <w:bCs w:val="1"/>
        <w:i w:val="1"/>
        <w:iCs w:val="1"/>
        <w:color w:val="999999"/>
        <w:sz w:val="20"/>
        <w:szCs w:val="20"/>
        <w:rtl w:val="0"/>
      </w:rPr>
      <w:t xml:space="preserve"> Rubric: AI-readiness Criteria for Biomedical Data | Version</w:t>
    </w:r>
    <w:r w:rsidDel="00000000" w:rsidR="00000000" w:rsidRPr="00000000">
      <w:rPr>
        <w:i w:val="1"/>
        <w:iCs w:val="1"/>
        <w:color w:val="999999"/>
        <w:sz w:val="20"/>
        <w:szCs w:val="20"/>
        <w:rtl w:val="0"/>
      </w:rPr>
      <w:t xml:space="preserve"> 1.1 | </w:t>
    </w:r>
    <w:r w:rsidDel="00000000" w:rsidR="00000000" w:rsidRPr="00000000">
      <w:rPr>
        <w:b w:val="1"/>
        <w:bCs w:val="1"/>
        <w:i w:val="1"/>
        <w:iCs w:val="1"/>
        <w:color w:val="999999"/>
        <w:sz w:val="20"/>
        <w:szCs w:val="20"/>
        <w:rtl w:val="0"/>
      </w:rPr>
      <w:t xml:space="preserve">Date</w:t>
    </w:r>
    <w:r w:rsidDel="00000000" w:rsidR="00000000" w:rsidRPr="00000000">
      <w:rPr>
        <w:i w:val="1"/>
        <w:iCs w:val="1"/>
        <w:color w:val="999999"/>
        <w:sz w:val="20"/>
        <w:szCs w:val="20"/>
        <w:rtl w:val="0"/>
      </w:rPr>
      <w:t xml:space="preserve">: 2026-08-28 | Clark and Muñoz Torres</w:t>
      <w:tab/>
      <w:t xml:space="preserve">  </w:t>
    </w:r>
    <w:r w:rsidDel="00000000" w:rsidR="00000000" w:rsidRPr="00000000">
      <w:rPr>
        <w:i w:val="1"/>
        <w:iCs w:val="1"/>
        <w:color w:val="99999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drawing>
        <wp:anchor allowOverlap="1" behindDoc="1" distB="0" distT="0" distL="0" distR="0" hidden="0" layoutInCell="1" locked="0" relativeHeight="0" simplePos="0">
          <wp:simplePos x="0" y="0"/>
          <wp:positionH relativeFrom="page">
            <wp:posOffset>-10582</wp:posOffset>
          </wp:positionH>
          <wp:positionV relativeFrom="page">
            <wp:posOffset>-10582</wp:posOffset>
          </wp:positionV>
          <wp:extent cx="7800975" cy="495300"/>
          <wp:effectExtent b="0" l="0" r="0" t="0"/>
          <wp:wrapNone/>
          <wp:docPr id="1" name="image1.png"/>
          <a:graphic>
            <a:graphicData uri="http://schemas.openxmlformats.org/drawingml/2006/picture">
              <pic:pic>
                <pic:nvPicPr>
                  <pic:cNvPr id="0" name="image1.png"/>
                  <pic:cNvPicPr preferRelativeResize="0"/>
                </pic:nvPicPr>
                <pic:blipFill>
                  <a:blip r:embed="rId1"/>
                  <a:srcRect b="25288" l="0" r="0" t="21169"/>
                  <a:stretch>
                    <a:fillRect/>
                  </a:stretch>
                </pic:blipFill>
                <pic:spPr>
                  <a:xfrm>
                    <a:off x="0" y="0"/>
                    <a:ext cx="7800975" cy="4953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170" w:hanging="2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ema.org" TargetMode="External"/><Relationship Id="rId10" Type="http://schemas.openxmlformats.org/officeDocument/2006/relationships/hyperlink" Target="https://www.biorxiv.org/content/10.1101/2024.10.23.619844" TargetMode="External"/><Relationship Id="rId13" Type="http://schemas.openxmlformats.org/officeDocument/2006/relationships/hyperlink" Target="http://terminology.hl7.org/ValueSet/v3-Confidentiality" TargetMode="External"/><Relationship Id="rId12" Type="http://schemas.openxmlformats.org/officeDocument/2006/relationships/hyperlink" Target="https://www.iso.org/standard/87714.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rcid.org/0000-0001-8430-6039"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inyurl.com/3j8u9ep3" TargetMode="External"/><Relationship Id="rId8" Type="http://schemas.openxmlformats.org/officeDocument/2006/relationships/hyperlink" Target="https://orcid.org/0000-0003-4060-736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